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B539EE" w14:textId="77777777" w:rsidR="0045053A" w:rsidRPr="00F04789" w:rsidRDefault="0045053A" w:rsidP="00745672">
      <w:pPr>
        <w:jc w:val="center"/>
        <w:rPr>
          <w:rFonts w:ascii="Times New Roman" w:hAnsi="Times New Roman" w:cs="Times New Roman"/>
          <w:b/>
          <w:sz w:val="34"/>
          <w:szCs w:val="26"/>
        </w:rPr>
      </w:pPr>
      <w:r w:rsidRPr="00F04789">
        <w:rPr>
          <w:rFonts w:ascii="Times New Roman" w:hAnsi="Times New Roman" w:cs="Times New Roman"/>
          <w:b/>
          <w:sz w:val="30"/>
        </w:rPr>
        <w:t>ĐẠI HỌC QUỐC GIA TP. HỒ CHÍ MINH</w:t>
      </w:r>
    </w:p>
    <w:p w14:paraId="1D7C1F61" w14:textId="77777777" w:rsidR="0045053A" w:rsidRPr="00F04789" w:rsidRDefault="0045053A" w:rsidP="0045053A">
      <w:pPr>
        <w:spacing w:before="60" w:after="60"/>
        <w:jc w:val="center"/>
        <w:rPr>
          <w:rFonts w:ascii="Times New Roman" w:hAnsi="Times New Roman" w:cs="Times New Roman"/>
          <w:b/>
          <w:szCs w:val="26"/>
        </w:rPr>
      </w:pPr>
      <w:r w:rsidRPr="00F04789">
        <w:rPr>
          <w:rFonts w:ascii="Times New Roman" w:hAnsi="Times New Roman" w:cs="Times New Roman"/>
          <w:b/>
          <w:sz w:val="32"/>
          <w:szCs w:val="32"/>
        </w:rPr>
        <w:t>TRƯỜNG ĐẠI HỌC CÔNG NGHỆ THÔNG TIN</w:t>
      </w:r>
    </w:p>
    <w:p w14:paraId="3DCC7D64" w14:textId="71EEBEEC" w:rsidR="0045053A" w:rsidRPr="00F04789" w:rsidRDefault="0045053A" w:rsidP="0045053A">
      <w:pPr>
        <w:tabs>
          <w:tab w:val="center" w:pos="4568"/>
          <w:tab w:val="left" w:pos="6120"/>
        </w:tabs>
        <w:rPr>
          <w:rFonts w:ascii="Times New Roman" w:hAnsi="Times New Roman" w:cs="Times New Roman"/>
          <w:b/>
          <w:sz w:val="32"/>
          <w:szCs w:val="32"/>
        </w:rPr>
      </w:pPr>
      <w:r w:rsidRPr="00F04789">
        <w:rPr>
          <w:rFonts w:ascii="Times New Roman" w:hAnsi="Times New Roman" w:cs="Times New Roman"/>
          <w:b/>
          <w:sz w:val="32"/>
          <w:szCs w:val="32"/>
        </w:rPr>
        <w:tab/>
        <w:t>KHO</w:t>
      </w:r>
      <w:r w:rsidR="00714640" w:rsidRPr="00F04789">
        <w:rPr>
          <w:rFonts w:ascii="Times New Roman" w:hAnsi="Times New Roman" w:cs="Times New Roman"/>
          <w:b/>
          <w:sz w:val="32"/>
          <w:szCs w:val="32"/>
          <w:lang w:val="en-US"/>
        </w:rPr>
        <w:t>A MẠNG MÁY TÍNH VÀ TRUYỀN THÔNG</w:t>
      </w:r>
      <w:r w:rsidRPr="00F04789">
        <w:rPr>
          <w:rFonts w:ascii="Times New Roman" w:hAnsi="Times New Roman" w:cs="Times New Roman"/>
          <w:b/>
          <w:sz w:val="32"/>
          <w:szCs w:val="32"/>
        </w:rPr>
        <w:tab/>
      </w:r>
    </w:p>
    <w:p w14:paraId="68F34529" w14:textId="77777777" w:rsidR="0045053A" w:rsidRPr="00F04789" w:rsidRDefault="0045053A" w:rsidP="0045053A">
      <w:pPr>
        <w:jc w:val="center"/>
        <w:rPr>
          <w:rFonts w:ascii="Times New Roman" w:hAnsi="Times New Roman" w:cs="Times New Roman"/>
          <w:sz w:val="28"/>
        </w:rPr>
      </w:pPr>
    </w:p>
    <w:p w14:paraId="57B11BF2" w14:textId="77777777" w:rsidR="0045053A" w:rsidRPr="00F04789" w:rsidRDefault="0045053A" w:rsidP="0045053A">
      <w:pPr>
        <w:jc w:val="center"/>
        <w:rPr>
          <w:rFonts w:ascii="Times New Roman" w:hAnsi="Times New Roman" w:cs="Times New Roman"/>
          <w:sz w:val="28"/>
        </w:rPr>
      </w:pPr>
    </w:p>
    <w:p w14:paraId="4089FBE4" w14:textId="77777777" w:rsidR="0045053A" w:rsidRPr="00F04789" w:rsidRDefault="0045053A" w:rsidP="0045053A">
      <w:pPr>
        <w:jc w:val="center"/>
        <w:rPr>
          <w:rFonts w:ascii="Times New Roman" w:hAnsi="Times New Roman" w:cs="Times New Roman"/>
          <w:b/>
          <w:sz w:val="28"/>
        </w:rPr>
      </w:pPr>
    </w:p>
    <w:p w14:paraId="08911FAA" w14:textId="2FE29111" w:rsidR="0045053A" w:rsidRPr="00F04789" w:rsidRDefault="00714640" w:rsidP="0045053A">
      <w:pPr>
        <w:jc w:val="center"/>
        <w:rPr>
          <w:rFonts w:ascii="Times New Roman" w:hAnsi="Times New Roman" w:cs="Times New Roman"/>
          <w:b/>
          <w:sz w:val="28"/>
          <w:lang w:val="en-US"/>
        </w:rPr>
      </w:pPr>
      <w:r w:rsidRPr="00F04789">
        <w:rPr>
          <w:rFonts w:ascii="Times New Roman" w:hAnsi="Times New Roman" w:cs="Times New Roman"/>
          <w:b/>
          <w:sz w:val="28"/>
          <w:lang w:val="en-US"/>
        </w:rPr>
        <w:t>NGUYỄN VĂN HUẤN</w:t>
      </w:r>
    </w:p>
    <w:p w14:paraId="42787B53" w14:textId="77777777" w:rsidR="0045053A" w:rsidRPr="00F04789" w:rsidRDefault="0045053A" w:rsidP="0045053A">
      <w:pPr>
        <w:jc w:val="center"/>
        <w:rPr>
          <w:rFonts w:ascii="Times New Roman" w:hAnsi="Times New Roman" w:cs="Times New Roman"/>
          <w:sz w:val="28"/>
        </w:rPr>
      </w:pPr>
    </w:p>
    <w:p w14:paraId="231FEC55" w14:textId="77777777" w:rsidR="0045053A" w:rsidRPr="00F04789" w:rsidRDefault="0045053A" w:rsidP="0045053A">
      <w:pPr>
        <w:jc w:val="center"/>
        <w:rPr>
          <w:rFonts w:ascii="Times New Roman" w:hAnsi="Times New Roman" w:cs="Times New Roman"/>
          <w:b/>
          <w:sz w:val="28"/>
        </w:rPr>
      </w:pPr>
    </w:p>
    <w:p w14:paraId="1ABA2FCE" w14:textId="77777777" w:rsidR="0045053A" w:rsidRPr="00F04789" w:rsidRDefault="0045053A" w:rsidP="0045053A">
      <w:pPr>
        <w:jc w:val="center"/>
        <w:rPr>
          <w:rFonts w:ascii="Times New Roman" w:hAnsi="Times New Roman" w:cs="Times New Roman"/>
          <w:b/>
          <w:sz w:val="28"/>
        </w:rPr>
      </w:pPr>
    </w:p>
    <w:p w14:paraId="73C8AAC7" w14:textId="75FF15D8" w:rsidR="0045053A" w:rsidRPr="00F04789" w:rsidRDefault="00714640" w:rsidP="0045053A">
      <w:pPr>
        <w:jc w:val="center"/>
        <w:rPr>
          <w:rFonts w:ascii="Times New Roman" w:hAnsi="Times New Roman" w:cs="Times New Roman"/>
          <w:b/>
          <w:sz w:val="28"/>
          <w:lang w:val="en-US"/>
        </w:rPr>
      </w:pPr>
      <w:r w:rsidRPr="00F04789">
        <w:rPr>
          <w:rFonts w:ascii="Times New Roman" w:hAnsi="Times New Roman" w:cs="Times New Roman"/>
          <w:b/>
          <w:sz w:val="32"/>
          <w:szCs w:val="32"/>
          <w:lang w:val="en-US"/>
        </w:rPr>
        <w:t>ĐỒ ÁN CHUYÊN NGÀNH</w:t>
      </w:r>
    </w:p>
    <w:p w14:paraId="744C964A" w14:textId="61A4F33F" w:rsidR="0045053A" w:rsidRPr="00F04789" w:rsidRDefault="00714640" w:rsidP="0045053A">
      <w:pPr>
        <w:jc w:val="center"/>
        <w:rPr>
          <w:rFonts w:ascii="Times New Roman" w:hAnsi="Times New Roman" w:cs="Times New Roman"/>
          <w:b/>
          <w:sz w:val="36"/>
          <w:szCs w:val="36"/>
          <w:lang w:val="en-US"/>
        </w:rPr>
      </w:pPr>
      <w:r w:rsidRPr="00F04789">
        <w:rPr>
          <w:rFonts w:ascii="Times New Roman" w:hAnsi="Times New Roman" w:cs="Times New Roman"/>
          <w:b/>
          <w:sz w:val="36"/>
          <w:szCs w:val="36"/>
          <w:lang w:val="en-US"/>
        </w:rPr>
        <w:t>Cấu hình mô hình mạng theo hướng tự động hoá trên nền tảng EVE-NG và so sánh với cách cấu hình truyền thống bằng lệnh CLI.</w:t>
      </w:r>
    </w:p>
    <w:p w14:paraId="392E9AC8" w14:textId="5D518A28" w:rsidR="008F7660" w:rsidRPr="00F04789" w:rsidRDefault="00714640" w:rsidP="008F7660">
      <w:pPr>
        <w:jc w:val="center"/>
        <w:rPr>
          <w:rFonts w:ascii="Times New Roman" w:hAnsi="Times New Roman" w:cs="Times New Roman"/>
          <w:b/>
          <w:color w:val="000000" w:themeColor="text1"/>
          <w:sz w:val="32"/>
          <w:szCs w:val="32"/>
          <w:lang w:val="en-US"/>
        </w:rPr>
      </w:pPr>
      <w:r w:rsidRPr="00F04789">
        <w:rPr>
          <w:rFonts w:ascii="Times New Roman" w:hAnsi="Times New Roman" w:cs="Times New Roman"/>
          <w:b/>
          <w:color w:val="FF0000"/>
          <w:sz w:val="32"/>
          <w:szCs w:val="32"/>
        </w:rPr>
        <w:t xml:space="preserve">Config topology using network automation in EVE-NG platform and compare with traditional configuration using Command Line Interface. </w:t>
      </w:r>
    </w:p>
    <w:p w14:paraId="4BF4B4E9" w14:textId="77777777" w:rsidR="0045053A" w:rsidRPr="00F04789" w:rsidRDefault="0045053A" w:rsidP="0045053A">
      <w:pPr>
        <w:jc w:val="center"/>
        <w:rPr>
          <w:rFonts w:ascii="Times New Roman" w:hAnsi="Times New Roman" w:cs="Times New Roman"/>
          <w:sz w:val="28"/>
        </w:rPr>
      </w:pPr>
    </w:p>
    <w:p w14:paraId="05CD28B6" w14:textId="77777777" w:rsidR="0045053A" w:rsidRPr="00F04789" w:rsidRDefault="0045053A" w:rsidP="0045053A">
      <w:pPr>
        <w:jc w:val="center"/>
        <w:rPr>
          <w:rFonts w:ascii="Times New Roman" w:hAnsi="Times New Roman" w:cs="Times New Roman"/>
          <w:sz w:val="28"/>
        </w:rPr>
      </w:pPr>
    </w:p>
    <w:p w14:paraId="2A9F8E55" w14:textId="1021004B" w:rsidR="0045053A" w:rsidRPr="00F04789" w:rsidRDefault="0045053A" w:rsidP="0045053A">
      <w:pPr>
        <w:jc w:val="center"/>
        <w:rPr>
          <w:rFonts w:ascii="Times New Roman" w:hAnsi="Times New Roman" w:cs="Times New Roman"/>
          <w:b/>
          <w:sz w:val="28"/>
          <w:lang w:val="en-US"/>
        </w:rPr>
      </w:pPr>
      <w:r w:rsidRPr="00F04789">
        <w:rPr>
          <w:rFonts w:ascii="Times New Roman" w:hAnsi="Times New Roman" w:cs="Times New Roman"/>
          <w:b/>
          <w:sz w:val="28"/>
        </w:rPr>
        <w:t xml:space="preserve">KỸ SƯ NGÀNH </w:t>
      </w:r>
      <w:r w:rsidR="00714640" w:rsidRPr="00F04789">
        <w:rPr>
          <w:rFonts w:ascii="Times New Roman" w:hAnsi="Times New Roman" w:cs="Times New Roman"/>
          <w:b/>
          <w:sz w:val="28"/>
          <w:lang w:val="en-US"/>
        </w:rPr>
        <w:t>MẠNG MÁY TÍNH VÀ TRUYỀN THÔNG</w:t>
      </w:r>
    </w:p>
    <w:p w14:paraId="46241FE8" w14:textId="77777777" w:rsidR="0045053A" w:rsidRPr="00F04789" w:rsidRDefault="0045053A" w:rsidP="0045053A">
      <w:pPr>
        <w:jc w:val="center"/>
        <w:rPr>
          <w:rFonts w:ascii="Times New Roman" w:hAnsi="Times New Roman" w:cs="Times New Roman"/>
          <w:sz w:val="28"/>
        </w:rPr>
      </w:pPr>
    </w:p>
    <w:p w14:paraId="72E8D6A1" w14:textId="77777777" w:rsidR="0045053A" w:rsidRPr="00F04789" w:rsidRDefault="0045053A" w:rsidP="0045053A">
      <w:pPr>
        <w:ind w:left="1440" w:firstLine="720"/>
        <w:jc w:val="center"/>
        <w:rPr>
          <w:rFonts w:ascii="Times New Roman" w:hAnsi="Times New Roman" w:cs="Times New Roman"/>
          <w:sz w:val="28"/>
        </w:rPr>
      </w:pPr>
    </w:p>
    <w:p w14:paraId="697EC609" w14:textId="77777777" w:rsidR="0045053A" w:rsidRPr="00F04789" w:rsidRDefault="0045053A" w:rsidP="0045053A">
      <w:pPr>
        <w:ind w:left="1440" w:firstLine="720"/>
        <w:jc w:val="center"/>
        <w:rPr>
          <w:rFonts w:ascii="Times New Roman" w:hAnsi="Times New Roman" w:cs="Times New Roman"/>
          <w:sz w:val="28"/>
        </w:rPr>
      </w:pPr>
    </w:p>
    <w:p w14:paraId="3F8048AC" w14:textId="77777777" w:rsidR="0045053A" w:rsidRPr="00F04789" w:rsidRDefault="0045053A" w:rsidP="0045053A">
      <w:pPr>
        <w:rPr>
          <w:rFonts w:ascii="Times New Roman" w:hAnsi="Times New Roman" w:cs="Times New Roman"/>
          <w:sz w:val="28"/>
        </w:rPr>
      </w:pPr>
    </w:p>
    <w:p w14:paraId="3770BC8F" w14:textId="77777777" w:rsidR="0045053A" w:rsidRPr="00F04789" w:rsidRDefault="0045053A" w:rsidP="0045053A">
      <w:pPr>
        <w:rPr>
          <w:rFonts w:ascii="Times New Roman" w:hAnsi="Times New Roman" w:cs="Times New Roman"/>
          <w:sz w:val="28"/>
        </w:rPr>
      </w:pPr>
    </w:p>
    <w:p w14:paraId="7AFE9E20" w14:textId="77777777" w:rsidR="0045053A" w:rsidRPr="00F04789" w:rsidRDefault="0045053A" w:rsidP="0045053A">
      <w:pPr>
        <w:jc w:val="center"/>
        <w:rPr>
          <w:rFonts w:ascii="Times New Roman" w:hAnsi="Times New Roman" w:cs="Times New Roman"/>
          <w:b/>
          <w:szCs w:val="26"/>
        </w:rPr>
      </w:pPr>
    </w:p>
    <w:p w14:paraId="15052C36" w14:textId="77777777" w:rsidR="0045053A" w:rsidRPr="00F04789" w:rsidRDefault="0045053A" w:rsidP="0045053A">
      <w:pPr>
        <w:jc w:val="center"/>
        <w:rPr>
          <w:rFonts w:ascii="Times New Roman" w:hAnsi="Times New Roman" w:cs="Times New Roman"/>
          <w:b/>
          <w:szCs w:val="26"/>
        </w:rPr>
      </w:pPr>
    </w:p>
    <w:p w14:paraId="2F3D2A87" w14:textId="17EDC3C2" w:rsidR="00A1168A" w:rsidRPr="00F04789" w:rsidRDefault="0045053A" w:rsidP="0045053A">
      <w:pPr>
        <w:jc w:val="center"/>
        <w:rPr>
          <w:rFonts w:ascii="Times New Roman" w:hAnsi="Times New Roman" w:cs="Times New Roman"/>
          <w:b/>
          <w:szCs w:val="26"/>
          <w:lang w:val="en-US"/>
        </w:rPr>
        <w:sectPr w:rsidR="00A1168A" w:rsidRPr="00F04789"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F04789">
        <w:rPr>
          <w:rFonts w:ascii="Times New Roman" w:hAnsi="Times New Roman" w:cs="Times New Roman"/>
          <w:b/>
          <w:szCs w:val="26"/>
        </w:rPr>
        <w:t xml:space="preserve">TP. HỒ CHÍ MINH, </w:t>
      </w:r>
      <w:r w:rsidR="00627E75" w:rsidRPr="00F04789">
        <w:rPr>
          <w:rFonts w:ascii="Times New Roman" w:hAnsi="Times New Roman" w:cs="Times New Roman"/>
          <w:b/>
          <w:szCs w:val="26"/>
          <w:lang w:val="en-US"/>
        </w:rPr>
        <w:t>2024</w:t>
      </w:r>
    </w:p>
    <w:p w14:paraId="58955589" w14:textId="77777777" w:rsidR="00A1168A" w:rsidRPr="00F04789" w:rsidRDefault="00A1168A" w:rsidP="00B33DC2">
      <w:pPr>
        <w:jc w:val="center"/>
        <w:rPr>
          <w:rFonts w:ascii="Times New Roman" w:hAnsi="Times New Roman" w:cs="Times New Roman"/>
          <w:b/>
          <w:sz w:val="28"/>
          <w:szCs w:val="28"/>
        </w:rPr>
      </w:pPr>
      <w:r w:rsidRPr="00F04789">
        <w:rPr>
          <w:rFonts w:ascii="Times New Roman" w:hAnsi="Times New Roman" w:cs="Times New Roman"/>
          <w:b/>
          <w:sz w:val="28"/>
          <w:szCs w:val="28"/>
        </w:rPr>
        <w:lastRenderedPageBreak/>
        <w:t>ĐẠI HỌC QUỐC GIA TP. HỒ CHÍ MINH</w:t>
      </w:r>
    </w:p>
    <w:p w14:paraId="73FF471A" w14:textId="77777777" w:rsidR="00A1168A" w:rsidRPr="00F04789" w:rsidRDefault="00A1168A" w:rsidP="00A1168A">
      <w:pPr>
        <w:spacing w:before="60" w:after="60"/>
        <w:jc w:val="center"/>
        <w:rPr>
          <w:rFonts w:ascii="Times New Roman" w:hAnsi="Times New Roman" w:cs="Times New Roman"/>
          <w:sz w:val="28"/>
          <w:szCs w:val="28"/>
        </w:rPr>
      </w:pPr>
      <w:r w:rsidRPr="00F04789">
        <w:rPr>
          <w:rFonts w:ascii="Times New Roman" w:hAnsi="Times New Roman" w:cs="Times New Roman"/>
          <w:b/>
          <w:sz w:val="32"/>
          <w:szCs w:val="26"/>
        </w:rPr>
        <w:t>TRƯỜNG ĐẠI HỌC CÔNG NGHỆ THÔNG TIN</w:t>
      </w:r>
    </w:p>
    <w:p w14:paraId="2357A496" w14:textId="54D2C61E" w:rsidR="00A1168A" w:rsidRPr="00F04789" w:rsidRDefault="00A1168A" w:rsidP="00A1168A">
      <w:pPr>
        <w:spacing w:before="60" w:after="60"/>
        <w:jc w:val="center"/>
        <w:rPr>
          <w:rFonts w:ascii="Times New Roman" w:hAnsi="Times New Roman" w:cs="Times New Roman"/>
          <w:b/>
          <w:sz w:val="36"/>
          <w:szCs w:val="26"/>
          <w:lang w:val="en-US"/>
        </w:rPr>
      </w:pPr>
      <w:r w:rsidRPr="00F04789">
        <w:rPr>
          <w:rFonts w:ascii="Times New Roman" w:hAnsi="Times New Roman" w:cs="Times New Roman"/>
          <w:b/>
          <w:sz w:val="32"/>
          <w:szCs w:val="28"/>
        </w:rPr>
        <w:t>KHO</w:t>
      </w:r>
      <w:r w:rsidR="00D64B35" w:rsidRPr="00F04789">
        <w:rPr>
          <w:rFonts w:ascii="Times New Roman" w:hAnsi="Times New Roman" w:cs="Times New Roman"/>
          <w:b/>
          <w:sz w:val="32"/>
          <w:szCs w:val="28"/>
          <w:lang w:val="en-US"/>
        </w:rPr>
        <w:t>A MẠNG MÁY TÍNH VÀ TRUYỀN THÔNG</w:t>
      </w:r>
    </w:p>
    <w:p w14:paraId="7451D6F2" w14:textId="77777777" w:rsidR="00A1168A" w:rsidRPr="00F04789" w:rsidRDefault="00A1168A" w:rsidP="00A1168A">
      <w:pPr>
        <w:jc w:val="center"/>
        <w:rPr>
          <w:rFonts w:ascii="Times New Roman" w:hAnsi="Times New Roman" w:cs="Times New Roman"/>
          <w:sz w:val="28"/>
        </w:rPr>
      </w:pPr>
    </w:p>
    <w:p w14:paraId="02AFF48F" w14:textId="77777777" w:rsidR="00A1168A" w:rsidRPr="00F04789" w:rsidRDefault="00A1168A" w:rsidP="00A1168A">
      <w:pPr>
        <w:jc w:val="center"/>
        <w:rPr>
          <w:rFonts w:ascii="Times New Roman" w:hAnsi="Times New Roman" w:cs="Times New Roman"/>
          <w:sz w:val="28"/>
        </w:rPr>
      </w:pPr>
    </w:p>
    <w:p w14:paraId="3345C221" w14:textId="77777777" w:rsidR="00A1168A" w:rsidRPr="00F04789" w:rsidRDefault="00A1168A" w:rsidP="00A1168A">
      <w:pPr>
        <w:jc w:val="center"/>
        <w:rPr>
          <w:rFonts w:ascii="Times New Roman" w:hAnsi="Times New Roman" w:cs="Times New Roman"/>
          <w:sz w:val="28"/>
        </w:rPr>
      </w:pPr>
    </w:p>
    <w:p w14:paraId="16353DF7" w14:textId="7A3A821A" w:rsidR="00A1168A" w:rsidRPr="00F04789" w:rsidRDefault="00D64B35" w:rsidP="00B33DC2">
      <w:pPr>
        <w:jc w:val="center"/>
        <w:rPr>
          <w:rFonts w:ascii="Times New Roman" w:hAnsi="Times New Roman" w:cs="Times New Roman"/>
          <w:b/>
          <w:sz w:val="28"/>
          <w:szCs w:val="28"/>
          <w:lang w:val="en-US"/>
        </w:rPr>
      </w:pPr>
      <w:r w:rsidRPr="00F04789">
        <w:rPr>
          <w:rFonts w:ascii="Times New Roman" w:hAnsi="Times New Roman" w:cs="Times New Roman"/>
          <w:b/>
          <w:sz w:val="28"/>
          <w:szCs w:val="28"/>
          <w:lang w:val="en-US"/>
        </w:rPr>
        <w:t>NGUYỄN VĂN HUẤN</w:t>
      </w:r>
      <w:r w:rsidR="00A1168A" w:rsidRPr="00F04789">
        <w:rPr>
          <w:rFonts w:ascii="Times New Roman" w:hAnsi="Times New Roman" w:cs="Times New Roman"/>
          <w:b/>
          <w:sz w:val="28"/>
          <w:szCs w:val="28"/>
        </w:rPr>
        <w:t xml:space="preserve"> – </w:t>
      </w:r>
      <w:r w:rsidRPr="00F04789">
        <w:rPr>
          <w:rFonts w:ascii="Times New Roman" w:hAnsi="Times New Roman" w:cs="Times New Roman"/>
          <w:b/>
          <w:sz w:val="28"/>
          <w:szCs w:val="28"/>
          <w:lang w:val="en-US"/>
        </w:rPr>
        <w:t>21522108</w:t>
      </w:r>
    </w:p>
    <w:p w14:paraId="1396EC46" w14:textId="77777777" w:rsidR="00A1168A" w:rsidRPr="00F04789" w:rsidRDefault="00A1168A" w:rsidP="00A1168A">
      <w:pPr>
        <w:jc w:val="center"/>
        <w:rPr>
          <w:rFonts w:ascii="Times New Roman" w:hAnsi="Times New Roman" w:cs="Times New Roman"/>
          <w:sz w:val="28"/>
        </w:rPr>
      </w:pPr>
    </w:p>
    <w:p w14:paraId="1FF2EE1B" w14:textId="77777777" w:rsidR="00A1168A" w:rsidRPr="00F04789" w:rsidRDefault="00A1168A" w:rsidP="00A1168A">
      <w:pPr>
        <w:jc w:val="center"/>
        <w:rPr>
          <w:rFonts w:ascii="Times New Roman" w:hAnsi="Times New Roman" w:cs="Times New Roman"/>
          <w:sz w:val="28"/>
        </w:rPr>
      </w:pPr>
    </w:p>
    <w:p w14:paraId="45A54FE2" w14:textId="77777777" w:rsidR="00A1168A" w:rsidRPr="00F04789" w:rsidRDefault="00A1168A" w:rsidP="00A1168A">
      <w:pPr>
        <w:jc w:val="center"/>
        <w:rPr>
          <w:rFonts w:ascii="Times New Roman" w:hAnsi="Times New Roman" w:cs="Times New Roman"/>
          <w:sz w:val="28"/>
        </w:rPr>
      </w:pPr>
    </w:p>
    <w:p w14:paraId="71F67547" w14:textId="2C63CF68" w:rsidR="00A1168A" w:rsidRPr="00F04789" w:rsidRDefault="00D64B35" w:rsidP="00A1168A">
      <w:pPr>
        <w:jc w:val="center"/>
        <w:rPr>
          <w:rFonts w:ascii="Times New Roman" w:hAnsi="Times New Roman" w:cs="Times New Roman"/>
          <w:b/>
          <w:sz w:val="32"/>
          <w:lang w:val="en-US"/>
        </w:rPr>
      </w:pPr>
      <w:r w:rsidRPr="00F04789">
        <w:rPr>
          <w:rFonts w:ascii="Times New Roman" w:hAnsi="Times New Roman" w:cs="Times New Roman"/>
          <w:b/>
          <w:sz w:val="32"/>
          <w:lang w:val="en-US"/>
        </w:rPr>
        <w:t>ĐỒ ÁN CHUYÊN NGÀNH</w:t>
      </w:r>
    </w:p>
    <w:p w14:paraId="16FE1F61" w14:textId="2F2E553A" w:rsidR="00A1168A" w:rsidRPr="00F04789" w:rsidRDefault="00D64B35" w:rsidP="00B33DC2">
      <w:pPr>
        <w:jc w:val="center"/>
        <w:rPr>
          <w:rFonts w:ascii="Times New Roman" w:hAnsi="Times New Roman" w:cs="Times New Roman"/>
          <w:b/>
          <w:sz w:val="36"/>
          <w:szCs w:val="36"/>
          <w:lang w:val="en-US"/>
        </w:rPr>
      </w:pPr>
      <w:r w:rsidRPr="00F04789">
        <w:rPr>
          <w:rFonts w:ascii="Times New Roman" w:hAnsi="Times New Roman" w:cs="Times New Roman"/>
          <w:b/>
          <w:sz w:val="36"/>
          <w:szCs w:val="36"/>
          <w:lang w:val="en-US"/>
        </w:rPr>
        <w:t>Cấu hình mô hình mạng theo hướng tự động hoá trên nền tảng EVE-NG và so sánh với cách cấu hình truyền thống bằng lệnh CLI.</w:t>
      </w:r>
    </w:p>
    <w:p w14:paraId="4B4FD64A" w14:textId="72A72E9A" w:rsidR="00F8256B" w:rsidRPr="00F04789" w:rsidRDefault="00D64B35" w:rsidP="00B33DC2">
      <w:pPr>
        <w:jc w:val="center"/>
        <w:rPr>
          <w:rFonts w:ascii="Times New Roman" w:hAnsi="Times New Roman" w:cs="Times New Roman"/>
          <w:b/>
          <w:sz w:val="36"/>
          <w:szCs w:val="36"/>
          <w:lang w:val="en-US"/>
        </w:rPr>
      </w:pPr>
      <w:r w:rsidRPr="00F04789">
        <w:rPr>
          <w:rFonts w:ascii="Times New Roman" w:hAnsi="Times New Roman" w:cs="Times New Roman"/>
          <w:b/>
          <w:color w:val="FF0000"/>
          <w:sz w:val="32"/>
          <w:szCs w:val="32"/>
        </w:rPr>
        <w:t>Config topology using network automation in EVE-NG platform and compare with traditional configuration using Command Line Interface.</w:t>
      </w:r>
    </w:p>
    <w:p w14:paraId="50DCAD5F" w14:textId="77777777" w:rsidR="00A1168A" w:rsidRPr="00F04789" w:rsidRDefault="00A1168A" w:rsidP="00A1168A">
      <w:pPr>
        <w:rPr>
          <w:rFonts w:ascii="Times New Roman" w:hAnsi="Times New Roman" w:cs="Times New Roman"/>
          <w:sz w:val="28"/>
          <w:lang w:val="en-US"/>
        </w:rPr>
      </w:pPr>
    </w:p>
    <w:p w14:paraId="3CF40335" w14:textId="2146E3C1" w:rsidR="00A1168A" w:rsidRPr="00F04789" w:rsidRDefault="00A1168A" w:rsidP="00A1168A">
      <w:pPr>
        <w:jc w:val="center"/>
        <w:rPr>
          <w:rFonts w:ascii="Times New Roman" w:hAnsi="Times New Roman" w:cs="Times New Roman"/>
          <w:b/>
          <w:sz w:val="28"/>
          <w:lang w:val="en-US"/>
        </w:rPr>
      </w:pPr>
      <w:r w:rsidRPr="00F04789">
        <w:rPr>
          <w:rFonts w:ascii="Times New Roman" w:hAnsi="Times New Roman" w:cs="Times New Roman"/>
          <w:b/>
          <w:sz w:val="28"/>
        </w:rPr>
        <w:t>KỸ SƯ</w:t>
      </w:r>
      <w:r w:rsidR="00D64B35" w:rsidRPr="00F04789">
        <w:rPr>
          <w:rFonts w:ascii="Times New Roman" w:hAnsi="Times New Roman" w:cs="Times New Roman"/>
          <w:b/>
          <w:sz w:val="28"/>
          <w:lang w:val="en-US"/>
        </w:rPr>
        <w:t xml:space="preserve"> </w:t>
      </w:r>
      <w:r w:rsidRPr="00F04789">
        <w:rPr>
          <w:rFonts w:ascii="Times New Roman" w:hAnsi="Times New Roman" w:cs="Times New Roman"/>
          <w:b/>
          <w:sz w:val="28"/>
        </w:rPr>
        <w:t xml:space="preserve">NGÀNH </w:t>
      </w:r>
      <w:r w:rsidR="00D64B35" w:rsidRPr="00F04789">
        <w:rPr>
          <w:rFonts w:ascii="Times New Roman" w:hAnsi="Times New Roman" w:cs="Times New Roman"/>
          <w:b/>
          <w:sz w:val="28"/>
          <w:lang w:val="en-US"/>
        </w:rPr>
        <w:t>MẠNG MÁY TÍNH VÀ TRUYỀN THÔNG</w:t>
      </w:r>
    </w:p>
    <w:p w14:paraId="782BDF18" w14:textId="77777777" w:rsidR="00A1168A" w:rsidRPr="00F04789" w:rsidRDefault="00A1168A" w:rsidP="00A1168A">
      <w:pPr>
        <w:rPr>
          <w:rFonts w:ascii="Times New Roman" w:hAnsi="Times New Roman" w:cs="Times New Roman"/>
          <w:sz w:val="28"/>
        </w:rPr>
      </w:pPr>
    </w:p>
    <w:p w14:paraId="461A8990" w14:textId="77777777" w:rsidR="00A1168A" w:rsidRPr="00F04789" w:rsidRDefault="00A1168A" w:rsidP="00A1168A">
      <w:pPr>
        <w:rPr>
          <w:rFonts w:ascii="Times New Roman" w:hAnsi="Times New Roman" w:cs="Times New Roman"/>
          <w:sz w:val="28"/>
        </w:rPr>
      </w:pPr>
    </w:p>
    <w:p w14:paraId="031C3E3F" w14:textId="77777777" w:rsidR="00A1168A" w:rsidRPr="00F04789" w:rsidRDefault="00A1168A" w:rsidP="00A1168A">
      <w:pPr>
        <w:tabs>
          <w:tab w:val="left" w:pos="5265"/>
        </w:tabs>
        <w:jc w:val="center"/>
        <w:rPr>
          <w:rFonts w:ascii="Times New Roman" w:hAnsi="Times New Roman" w:cs="Times New Roman"/>
          <w:b/>
          <w:sz w:val="28"/>
        </w:rPr>
      </w:pPr>
      <w:r w:rsidRPr="00F04789">
        <w:rPr>
          <w:rFonts w:ascii="Times New Roman" w:hAnsi="Times New Roman" w:cs="Times New Roman"/>
          <w:b/>
          <w:sz w:val="28"/>
        </w:rPr>
        <w:t>GIẢNG VIÊN HƯỚNG DẪN</w:t>
      </w:r>
    </w:p>
    <w:p w14:paraId="6D8C9DB2" w14:textId="714952CD" w:rsidR="00A1168A" w:rsidRPr="00F04789" w:rsidRDefault="00D64B35" w:rsidP="00A1168A">
      <w:pPr>
        <w:tabs>
          <w:tab w:val="left" w:pos="5265"/>
        </w:tabs>
        <w:jc w:val="center"/>
        <w:rPr>
          <w:rFonts w:ascii="Times New Roman" w:hAnsi="Times New Roman" w:cs="Times New Roman"/>
          <w:b/>
          <w:sz w:val="28"/>
          <w:lang w:val="en-US"/>
        </w:rPr>
      </w:pPr>
      <w:proofErr w:type="gramStart"/>
      <w:r w:rsidRPr="00F04789">
        <w:rPr>
          <w:rFonts w:ascii="Times New Roman" w:hAnsi="Times New Roman" w:cs="Times New Roman"/>
          <w:b/>
          <w:sz w:val="28"/>
          <w:lang w:val="en-US"/>
        </w:rPr>
        <w:t>Th.S</w:t>
      </w:r>
      <w:proofErr w:type="gramEnd"/>
      <w:r w:rsidRPr="00F04789">
        <w:rPr>
          <w:rFonts w:ascii="Times New Roman" w:hAnsi="Times New Roman" w:cs="Times New Roman"/>
          <w:b/>
          <w:sz w:val="28"/>
          <w:lang w:val="en-US"/>
        </w:rPr>
        <w:t xml:space="preserve"> TRẦN THỊ DUNG</w:t>
      </w:r>
    </w:p>
    <w:p w14:paraId="468AB951" w14:textId="77777777" w:rsidR="00A1168A" w:rsidRPr="00F04789" w:rsidRDefault="00A1168A" w:rsidP="00A1168A">
      <w:pPr>
        <w:jc w:val="center"/>
        <w:rPr>
          <w:rFonts w:ascii="Times New Roman" w:hAnsi="Times New Roman" w:cs="Times New Roman"/>
          <w:sz w:val="28"/>
        </w:rPr>
      </w:pPr>
    </w:p>
    <w:p w14:paraId="52F42860" w14:textId="77777777" w:rsidR="00A1168A" w:rsidRPr="00F04789" w:rsidRDefault="00A1168A" w:rsidP="00A1168A">
      <w:pPr>
        <w:rPr>
          <w:rFonts w:ascii="Times New Roman" w:hAnsi="Times New Roman" w:cs="Times New Roman"/>
          <w:sz w:val="28"/>
        </w:rPr>
      </w:pPr>
    </w:p>
    <w:p w14:paraId="7BBDBD71" w14:textId="77777777" w:rsidR="002833B6" w:rsidRPr="00F04789" w:rsidRDefault="002833B6" w:rsidP="00A1168A">
      <w:pPr>
        <w:jc w:val="center"/>
        <w:rPr>
          <w:rFonts w:ascii="Times New Roman" w:hAnsi="Times New Roman" w:cs="Times New Roman"/>
          <w:b/>
          <w:szCs w:val="26"/>
        </w:rPr>
      </w:pPr>
    </w:p>
    <w:p w14:paraId="39199EB3" w14:textId="59C9CA98" w:rsidR="002219BF" w:rsidRPr="00F04789" w:rsidRDefault="00A1168A" w:rsidP="002219BF">
      <w:pPr>
        <w:jc w:val="center"/>
        <w:rPr>
          <w:rFonts w:ascii="Times New Roman" w:hAnsi="Times New Roman" w:cs="Times New Roman"/>
          <w:b/>
          <w:szCs w:val="26"/>
          <w:lang w:val="en-US"/>
        </w:rPr>
        <w:sectPr w:rsidR="002219BF" w:rsidRPr="00F04789"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F04789">
        <w:rPr>
          <w:rFonts w:ascii="Times New Roman" w:hAnsi="Times New Roman" w:cs="Times New Roman"/>
          <w:b/>
          <w:szCs w:val="26"/>
        </w:rPr>
        <w:t xml:space="preserve">TP. HỒ CHÍ MINH, </w:t>
      </w:r>
      <w:r w:rsidR="00D64B35" w:rsidRPr="00F04789">
        <w:rPr>
          <w:rFonts w:ascii="Times New Roman" w:hAnsi="Times New Roman" w:cs="Times New Roman"/>
          <w:b/>
          <w:szCs w:val="26"/>
          <w:lang w:val="en-US"/>
        </w:rPr>
        <w:t>2024</w:t>
      </w:r>
    </w:p>
    <w:p w14:paraId="26E9FC3D" w14:textId="77777777" w:rsidR="002219BF" w:rsidRPr="00F04789" w:rsidRDefault="00A75388" w:rsidP="002219BF">
      <w:pPr>
        <w:pStyle w:val="Title"/>
        <w:rPr>
          <w:rFonts w:ascii="Times New Roman" w:hAnsi="Times New Roman" w:cs="Times New Roman"/>
        </w:rPr>
      </w:pPr>
      <w:r w:rsidRPr="00F04789">
        <w:rPr>
          <w:rFonts w:ascii="Times New Roman" w:hAnsi="Times New Roman" w:cs="Times New Roman"/>
        </w:rPr>
        <w:lastRenderedPageBreak/>
        <w:t xml:space="preserve">THÔNG TIN </w:t>
      </w:r>
      <w:r w:rsidR="002219BF" w:rsidRPr="00F04789">
        <w:rPr>
          <w:rFonts w:ascii="Times New Roman" w:hAnsi="Times New Roman" w:cs="Times New Roman"/>
        </w:rPr>
        <w:t>HỘI Đ</w:t>
      </w:r>
      <w:r w:rsidR="00481823" w:rsidRPr="00F04789">
        <w:rPr>
          <w:rFonts w:ascii="Times New Roman" w:hAnsi="Times New Roman" w:cs="Times New Roman"/>
        </w:rPr>
        <w:t>Ồ</w:t>
      </w:r>
      <w:r w:rsidR="002219BF" w:rsidRPr="00F04789">
        <w:rPr>
          <w:rFonts w:ascii="Times New Roman" w:hAnsi="Times New Roman" w:cs="Times New Roman"/>
        </w:rPr>
        <w:t xml:space="preserve">NG </w:t>
      </w:r>
      <w:r w:rsidRPr="00F04789">
        <w:rPr>
          <w:rFonts w:ascii="Times New Roman" w:hAnsi="Times New Roman" w:cs="Times New Roman"/>
        </w:rPr>
        <w:t>CHẤM</w:t>
      </w:r>
      <w:r w:rsidR="002219BF" w:rsidRPr="00F04789">
        <w:rPr>
          <w:rFonts w:ascii="Times New Roman" w:hAnsi="Times New Roman" w:cs="Times New Roman"/>
        </w:rPr>
        <w:t xml:space="preserve"> KHÓA LUẬN</w:t>
      </w:r>
      <w:r w:rsidRPr="00F04789">
        <w:rPr>
          <w:rFonts w:ascii="Times New Roman" w:hAnsi="Times New Roman" w:cs="Times New Roman"/>
        </w:rPr>
        <w:t xml:space="preserve"> TỐT NGHIỆP</w:t>
      </w:r>
    </w:p>
    <w:p w14:paraId="797E8760" w14:textId="77777777" w:rsidR="002219BF" w:rsidRPr="00F04789" w:rsidRDefault="002219BF" w:rsidP="002219BF">
      <w:pPr>
        <w:rPr>
          <w:rFonts w:ascii="Times New Roman" w:hAnsi="Times New Roman" w:cs="Times New Roman"/>
        </w:rPr>
      </w:pPr>
    </w:p>
    <w:p w14:paraId="061C5834" w14:textId="77777777" w:rsidR="00610877" w:rsidRPr="00F04789" w:rsidRDefault="00610877" w:rsidP="00610877">
      <w:pPr>
        <w:rPr>
          <w:rFonts w:ascii="Times New Roman" w:hAnsi="Times New Roman" w:cs="Times New Roman"/>
          <w:szCs w:val="24"/>
        </w:rPr>
      </w:pPr>
      <w:r w:rsidRPr="00F04789">
        <w:rPr>
          <w:rFonts w:ascii="Times New Roman" w:hAnsi="Times New Roman" w:cs="Times New Roman"/>
          <w:szCs w:val="24"/>
        </w:rPr>
        <w:t>Hội đồng chấm khóa luận tốt nghiệp, thành lập theo Quyết định số …………………… ngày ………………….. của Hiệu trưởng Trường Đại học Công nghệ Thông tin.</w:t>
      </w:r>
    </w:p>
    <w:p w14:paraId="08706CC7" w14:textId="77777777" w:rsidR="00A1168A" w:rsidRPr="00F04789" w:rsidRDefault="00A1168A" w:rsidP="00610877">
      <w:pPr>
        <w:ind w:left="720"/>
        <w:jc w:val="center"/>
        <w:rPr>
          <w:rFonts w:ascii="Times New Roman" w:hAnsi="Times New Roman" w:cs="Times New Roman"/>
          <w:b/>
          <w:szCs w:val="26"/>
        </w:rPr>
        <w:sectPr w:rsidR="00A1168A" w:rsidRPr="00F04789" w:rsidSect="002219BF">
          <w:pgSz w:w="11906" w:h="16838"/>
          <w:pgMar w:top="1800" w:right="1133" w:bottom="851" w:left="1440" w:header="708" w:footer="708" w:gutter="0"/>
          <w:cols w:space="708"/>
          <w:docGrid w:linePitch="360"/>
        </w:sectPr>
      </w:pPr>
    </w:p>
    <w:p w14:paraId="522C3655" w14:textId="77777777" w:rsidR="00443C88" w:rsidRPr="00F04789" w:rsidRDefault="00A75388">
      <w:pPr>
        <w:pStyle w:val="Title"/>
        <w:rPr>
          <w:rFonts w:ascii="Times New Roman" w:hAnsi="Times New Roman" w:cs="Times New Roman"/>
          <w:lang w:val="en-US"/>
        </w:rPr>
      </w:pPr>
      <w:r w:rsidRPr="00F04789">
        <w:rPr>
          <w:rFonts w:ascii="Times New Roman" w:hAnsi="Times New Roman" w:cs="Times New Roman"/>
        </w:rPr>
        <w:lastRenderedPageBreak/>
        <w:t>LỜI CẢM ƠN</w:t>
      </w:r>
    </w:p>
    <w:p w14:paraId="325D87BE" w14:textId="77777777" w:rsidR="00443C88" w:rsidRPr="00F04789" w:rsidRDefault="00443C88">
      <w:pPr>
        <w:pStyle w:val="Title"/>
        <w:rPr>
          <w:rFonts w:ascii="Times New Roman" w:hAnsi="Times New Roman" w:cs="Times New Roman"/>
          <w:lang w:val="en-US"/>
        </w:rPr>
      </w:pPr>
    </w:p>
    <w:p w14:paraId="6BC318D9" w14:textId="4F237E4E" w:rsidR="00443C88" w:rsidRPr="00F04789" w:rsidRDefault="00443C88" w:rsidP="004B01EA">
      <w:pPr>
        <w:pStyle w:val="NormalWeb"/>
        <w:spacing w:before="0" w:beforeAutospacing="0" w:after="0" w:afterAutospacing="0" w:line="360" w:lineRule="auto"/>
        <w:ind w:firstLine="540"/>
        <w:jc w:val="both"/>
        <w:rPr>
          <w:i/>
          <w:iCs/>
          <w:color w:val="000000"/>
          <w:sz w:val="26"/>
          <w:szCs w:val="26"/>
        </w:rPr>
      </w:pPr>
      <w:r w:rsidRPr="00F04789">
        <w:rPr>
          <w:i/>
          <w:iCs/>
          <w:color w:val="000000"/>
          <w:sz w:val="26"/>
          <w:szCs w:val="26"/>
        </w:rPr>
        <w:t xml:space="preserve">Lời đầu tiên em muốn gửi lời cảm ơn chân thành sâu sắc tới giảng viên hướng dẫn </w:t>
      </w:r>
      <w:proofErr w:type="gramStart"/>
      <w:r w:rsidRPr="00F04789">
        <w:rPr>
          <w:i/>
          <w:iCs/>
          <w:color w:val="000000"/>
          <w:sz w:val="26"/>
          <w:szCs w:val="26"/>
        </w:rPr>
        <w:t>Th.S</w:t>
      </w:r>
      <w:proofErr w:type="gramEnd"/>
      <w:r w:rsidRPr="00F04789">
        <w:rPr>
          <w:i/>
          <w:iCs/>
          <w:color w:val="000000"/>
          <w:sz w:val="26"/>
          <w:szCs w:val="26"/>
        </w:rPr>
        <w:t xml:space="preserve"> Trần Thị Dung đã tận tình hỗ trợ nhóm để hoàn thành đồ án </w:t>
      </w:r>
      <w:r w:rsidR="00B41B44" w:rsidRPr="00F04789">
        <w:rPr>
          <w:i/>
          <w:iCs/>
          <w:color w:val="000000"/>
          <w:sz w:val="26"/>
          <w:szCs w:val="26"/>
        </w:rPr>
        <w:t>chuyên ngành</w:t>
      </w:r>
      <w:r w:rsidRPr="00F04789">
        <w:rPr>
          <w:i/>
          <w:iCs/>
          <w:color w:val="000000"/>
          <w:sz w:val="26"/>
          <w:szCs w:val="26"/>
        </w:rPr>
        <w:t>. Qua đồ án này, em đã tích lũy được nhiều kiến thức bổ ích về chuyên môn cũng như rèn luyện các kĩ năng cần thiết để phát triển sau này.</w:t>
      </w:r>
    </w:p>
    <w:p w14:paraId="6399B7F9" w14:textId="77777777" w:rsidR="00B41B44" w:rsidRPr="00F04789" w:rsidRDefault="00B41B44" w:rsidP="004B01EA">
      <w:pPr>
        <w:pStyle w:val="NormalWeb"/>
        <w:spacing w:before="0" w:beforeAutospacing="0" w:after="0" w:afterAutospacing="0" w:line="360" w:lineRule="auto"/>
        <w:ind w:firstLine="540"/>
        <w:jc w:val="both"/>
      </w:pPr>
    </w:p>
    <w:p w14:paraId="369D37B7" w14:textId="4CB01913" w:rsidR="00443C88" w:rsidRPr="00F04789" w:rsidRDefault="00443C88" w:rsidP="004B01EA">
      <w:pPr>
        <w:pStyle w:val="NormalWeb"/>
        <w:spacing w:before="0" w:beforeAutospacing="0" w:after="0" w:afterAutospacing="0" w:line="360" w:lineRule="auto"/>
        <w:ind w:firstLine="540"/>
        <w:jc w:val="both"/>
        <w:rPr>
          <w:rStyle w:val="apple-tab-span"/>
          <w:color w:val="000000"/>
          <w:sz w:val="26"/>
          <w:szCs w:val="26"/>
        </w:rPr>
      </w:pPr>
      <w:r w:rsidRPr="00F04789">
        <w:rPr>
          <w:i/>
          <w:iCs/>
          <w:color w:val="000000"/>
          <w:sz w:val="26"/>
          <w:szCs w:val="26"/>
        </w:rPr>
        <w:t xml:space="preserve"> Mặc dù em đã nỗ lực hết mình để hoàn thành đồ án với tinh thần cao nhất, nhưng vì thiếu kinh nghiệm cũng như một số hạn chế khác, không tránh khỏi những sai sót và khuyết điểm. </w:t>
      </w:r>
      <w:r w:rsidR="00B41B44" w:rsidRPr="00F04789">
        <w:rPr>
          <w:i/>
          <w:iCs/>
          <w:color w:val="000000"/>
          <w:sz w:val="26"/>
          <w:szCs w:val="26"/>
        </w:rPr>
        <w:t>E</w:t>
      </w:r>
      <w:r w:rsidRPr="00F04789">
        <w:rPr>
          <w:i/>
          <w:iCs/>
          <w:color w:val="000000"/>
          <w:sz w:val="26"/>
          <w:szCs w:val="26"/>
        </w:rPr>
        <w:t xml:space="preserve">m trân trọng và rất mong nhận được sự hiểu biết, chia sẻ và góp ý chân thành từ phía quý thầy cô cũng như từ các bạn sinh viên khác, để từ đó, </w:t>
      </w:r>
      <w:r w:rsidR="00922EBF" w:rsidRPr="00F04789">
        <w:rPr>
          <w:i/>
          <w:iCs/>
          <w:color w:val="000000"/>
          <w:sz w:val="26"/>
          <w:szCs w:val="26"/>
        </w:rPr>
        <w:t>em</w:t>
      </w:r>
      <w:r w:rsidRPr="00F04789">
        <w:rPr>
          <w:i/>
          <w:iCs/>
          <w:color w:val="000000"/>
          <w:sz w:val="26"/>
          <w:szCs w:val="26"/>
        </w:rPr>
        <w:t xml:space="preserve"> có thể tiếp tục hoàn thiện bản thân và cải thiện kết quả học tập của mình.</w:t>
      </w:r>
      <w:r w:rsidRPr="00F04789">
        <w:rPr>
          <w:rStyle w:val="apple-tab-span"/>
          <w:color w:val="000000"/>
          <w:sz w:val="26"/>
          <w:szCs w:val="26"/>
        </w:rPr>
        <w:tab/>
      </w:r>
    </w:p>
    <w:p w14:paraId="2B38D9AA" w14:textId="77777777" w:rsidR="00B41B44" w:rsidRPr="00F04789" w:rsidRDefault="00B41B44" w:rsidP="004B01EA">
      <w:pPr>
        <w:pStyle w:val="NormalWeb"/>
        <w:spacing w:before="0" w:beforeAutospacing="0" w:after="0" w:afterAutospacing="0" w:line="360" w:lineRule="auto"/>
        <w:ind w:firstLine="540"/>
        <w:jc w:val="both"/>
      </w:pPr>
    </w:p>
    <w:p w14:paraId="486F3D20" w14:textId="4EDF2B12" w:rsidR="00443C88" w:rsidRPr="00F04789" w:rsidRDefault="00B41B44" w:rsidP="004B01EA">
      <w:pPr>
        <w:pStyle w:val="NormalWeb"/>
        <w:spacing w:before="0" w:beforeAutospacing="0" w:after="0" w:afterAutospacing="0" w:line="360" w:lineRule="auto"/>
        <w:ind w:firstLine="540"/>
        <w:jc w:val="both"/>
        <w:rPr>
          <w:i/>
          <w:iCs/>
          <w:color w:val="000000"/>
          <w:sz w:val="26"/>
          <w:szCs w:val="26"/>
        </w:rPr>
      </w:pPr>
      <w:r w:rsidRPr="00F04789">
        <w:rPr>
          <w:i/>
          <w:iCs/>
          <w:color w:val="000000"/>
          <w:sz w:val="26"/>
          <w:szCs w:val="26"/>
        </w:rPr>
        <w:t>E</w:t>
      </w:r>
      <w:r w:rsidR="00443C88" w:rsidRPr="00F04789">
        <w:rPr>
          <w:i/>
          <w:iCs/>
          <w:color w:val="000000"/>
          <w:sz w:val="26"/>
          <w:szCs w:val="26"/>
        </w:rPr>
        <w:t>m xin chân thành cảm ơn!</w:t>
      </w:r>
    </w:p>
    <w:p w14:paraId="181981E4" w14:textId="77777777" w:rsidR="00922EBF" w:rsidRPr="00F04789" w:rsidRDefault="00922EBF" w:rsidP="004B01EA">
      <w:pPr>
        <w:pStyle w:val="NormalWeb"/>
        <w:spacing w:before="0" w:beforeAutospacing="0" w:after="0" w:afterAutospacing="0" w:line="360" w:lineRule="auto"/>
        <w:ind w:firstLine="540"/>
        <w:jc w:val="both"/>
        <w:rPr>
          <w:i/>
          <w:iCs/>
          <w:color w:val="000000"/>
          <w:sz w:val="26"/>
          <w:szCs w:val="26"/>
        </w:rPr>
      </w:pPr>
    </w:p>
    <w:p w14:paraId="6F8D0E8C" w14:textId="658AEF19" w:rsidR="00922EBF" w:rsidRPr="00F04789" w:rsidRDefault="00922EBF" w:rsidP="00922EBF">
      <w:pPr>
        <w:pStyle w:val="NormalWeb"/>
        <w:spacing w:before="0" w:beforeAutospacing="0" w:after="0" w:afterAutospacing="0" w:line="360" w:lineRule="auto"/>
        <w:ind w:firstLine="540"/>
        <w:jc w:val="right"/>
      </w:pPr>
      <w:r w:rsidRPr="00F04789">
        <w:rPr>
          <w:i/>
          <w:iCs/>
          <w:color w:val="000000"/>
          <w:sz w:val="26"/>
          <w:szCs w:val="26"/>
        </w:rPr>
        <w:t>TP.HCM, ngày 28 tháng 6 năm 2024</w:t>
      </w:r>
    </w:p>
    <w:p w14:paraId="5C09D65F" w14:textId="2F6EB8C8" w:rsidR="00261B8F" w:rsidRPr="00F04789" w:rsidRDefault="00A75388">
      <w:pPr>
        <w:pStyle w:val="Title"/>
        <w:rPr>
          <w:rFonts w:ascii="Times New Roman" w:hAnsi="Times New Roman" w:cs="Times New Roman"/>
          <w:lang w:val="en-US"/>
        </w:rPr>
      </w:pPr>
      <w:r w:rsidRPr="00F04789">
        <w:rPr>
          <w:rFonts w:ascii="Times New Roman" w:hAnsi="Times New Roman" w:cs="Times New Roman"/>
        </w:rPr>
        <w:br w:type="page"/>
      </w:r>
    </w:p>
    <w:p w14:paraId="42BCA139" w14:textId="77777777" w:rsidR="004F23A6" w:rsidRPr="004F23A6" w:rsidRDefault="001F7810" w:rsidP="00B4786E">
      <w:pPr>
        <w:pStyle w:val="Title"/>
        <w:rPr>
          <w:rFonts w:ascii="Times New Roman" w:hAnsi="Times New Roman" w:cs="Times New Roman"/>
          <w:noProof/>
        </w:rPr>
      </w:pPr>
      <w:r w:rsidRPr="004F23A6">
        <w:rPr>
          <w:rFonts w:ascii="Times New Roman" w:hAnsi="Times New Roman" w:cs="Times New Roman"/>
        </w:rPr>
        <w:lastRenderedPageBreak/>
        <w:t>MỤC LỤC</w:t>
      </w:r>
      <w:r w:rsidR="001C4790" w:rsidRPr="004F23A6">
        <w:rPr>
          <w:rFonts w:ascii="Times New Roman" w:hAnsi="Times New Roman" w:cs="Times New Roman"/>
          <w:b w:val="0"/>
          <w:szCs w:val="26"/>
        </w:rPr>
        <w:fldChar w:fldCharType="begin"/>
      </w:r>
      <w:r w:rsidR="00FB6EE8" w:rsidRPr="004F23A6">
        <w:rPr>
          <w:rFonts w:ascii="Times New Roman" w:hAnsi="Times New Roman" w:cs="Times New Roman"/>
          <w:szCs w:val="26"/>
        </w:rPr>
        <w:instrText xml:space="preserve"> TOC \o "1-4" \h \z \u </w:instrText>
      </w:r>
      <w:r w:rsidR="001C4790" w:rsidRPr="004F23A6">
        <w:rPr>
          <w:rFonts w:ascii="Times New Roman" w:hAnsi="Times New Roman" w:cs="Times New Roman"/>
          <w:b w:val="0"/>
          <w:szCs w:val="26"/>
        </w:rPr>
        <w:fldChar w:fldCharType="separate"/>
      </w:r>
    </w:p>
    <w:p w14:paraId="5981D4A8" w14:textId="031A22EC" w:rsidR="004F23A6" w:rsidRPr="004F23A6" w:rsidRDefault="00000000">
      <w:pPr>
        <w:pStyle w:val="TOC1"/>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72" w:history="1">
        <w:r w:rsidR="004F23A6" w:rsidRPr="004F23A6">
          <w:rPr>
            <w:rStyle w:val="Hyperlink"/>
            <w:rFonts w:ascii="Times New Roman" w:eastAsia="Times New Roman" w:hAnsi="Times New Roman" w:cs="Times New Roman"/>
            <w:bCs/>
            <w:noProof/>
            <w:lang w:val="en-US"/>
          </w:rPr>
          <w:t>Chương 1.</w:t>
        </w:r>
        <w:r w:rsidR="004F23A6" w:rsidRPr="004F23A6">
          <w:rPr>
            <w:rStyle w:val="Hyperlink"/>
            <w:rFonts w:ascii="Times New Roman" w:hAnsi="Times New Roman" w:cs="Times New Roman"/>
            <w:noProof/>
            <w:lang w:val="en-US"/>
          </w:rPr>
          <w:t xml:space="preserve">   MỞ ĐẦU</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_Toc171455472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2</w:t>
        </w:r>
        <w:r w:rsidR="004F23A6" w:rsidRPr="004F23A6">
          <w:rPr>
            <w:rFonts w:ascii="Times New Roman" w:hAnsi="Times New Roman" w:cs="Times New Roman"/>
            <w:noProof/>
            <w:webHidden/>
          </w:rPr>
          <w:fldChar w:fldCharType="end"/>
        </w:r>
      </w:hyperlink>
    </w:p>
    <w:p w14:paraId="64C81FC6" w14:textId="50C89900" w:rsidR="004F23A6" w:rsidRPr="004F23A6" w:rsidRDefault="00000000">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73" w:history="1">
        <w:r w:rsidR="004F23A6" w:rsidRPr="004F23A6">
          <w:rPr>
            <w:rStyle w:val="Hyperlink"/>
            <w:rFonts w:ascii="Times New Roman" w:eastAsia="Times New Roman" w:hAnsi="Times New Roman" w:cs="Times New Roman"/>
            <w:noProof/>
            <w:lang w:val="en-US"/>
          </w:rPr>
          <w:t>1.1.</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eastAsia="Times New Roman" w:hAnsi="Times New Roman" w:cs="Times New Roman"/>
            <w:noProof/>
            <w:lang w:val="en-US"/>
          </w:rPr>
          <w:t>Lí do chọn đề tài</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_Toc171455473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2</w:t>
        </w:r>
        <w:r w:rsidR="004F23A6" w:rsidRPr="004F23A6">
          <w:rPr>
            <w:rFonts w:ascii="Times New Roman" w:hAnsi="Times New Roman" w:cs="Times New Roman"/>
            <w:noProof/>
            <w:webHidden/>
          </w:rPr>
          <w:fldChar w:fldCharType="end"/>
        </w:r>
      </w:hyperlink>
    </w:p>
    <w:p w14:paraId="6C77DA99" w14:textId="040D2515" w:rsidR="004F23A6" w:rsidRPr="004F23A6" w:rsidRDefault="00000000">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74" w:history="1">
        <w:r w:rsidR="004F23A6" w:rsidRPr="004F23A6">
          <w:rPr>
            <w:rStyle w:val="Hyperlink"/>
            <w:rFonts w:ascii="Times New Roman" w:hAnsi="Times New Roman" w:cs="Times New Roman"/>
            <w:noProof/>
            <w:lang w:val="en-US"/>
          </w:rPr>
          <w:t>1.2.</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Mục đích của đề tài</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_Toc171455474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2</w:t>
        </w:r>
        <w:r w:rsidR="004F23A6" w:rsidRPr="004F23A6">
          <w:rPr>
            <w:rFonts w:ascii="Times New Roman" w:hAnsi="Times New Roman" w:cs="Times New Roman"/>
            <w:noProof/>
            <w:webHidden/>
          </w:rPr>
          <w:fldChar w:fldCharType="end"/>
        </w:r>
      </w:hyperlink>
    </w:p>
    <w:p w14:paraId="4D0A2075" w14:textId="49ED857C" w:rsidR="004F23A6" w:rsidRPr="004F23A6" w:rsidRDefault="00000000">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75" w:history="1">
        <w:r w:rsidR="004F23A6" w:rsidRPr="004F23A6">
          <w:rPr>
            <w:rStyle w:val="Hyperlink"/>
            <w:rFonts w:ascii="Times New Roman" w:hAnsi="Times New Roman" w:cs="Times New Roman"/>
            <w:noProof/>
            <w:lang w:val="en-US"/>
          </w:rPr>
          <w:t>1.3.</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Đối tượng nghiên cứu</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_Toc171455475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3</w:t>
        </w:r>
        <w:r w:rsidR="004F23A6" w:rsidRPr="004F23A6">
          <w:rPr>
            <w:rFonts w:ascii="Times New Roman" w:hAnsi="Times New Roman" w:cs="Times New Roman"/>
            <w:noProof/>
            <w:webHidden/>
          </w:rPr>
          <w:fldChar w:fldCharType="end"/>
        </w:r>
      </w:hyperlink>
    </w:p>
    <w:p w14:paraId="188C1288" w14:textId="43E3BEE2" w:rsidR="004F23A6" w:rsidRPr="004F23A6" w:rsidRDefault="00000000">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76" w:history="1">
        <w:r w:rsidR="004F23A6" w:rsidRPr="004F23A6">
          <w:rPr>
            <w:rStyle w:val="Hyperlink"/>
            <w:rFonts w:ascii="Times New Roman" w:hAnsi="Times New Roman" w:cs="Times New Roman"/>
            <w:noProof/>
            <w:lang w:val="en-US"/>
          </w:rPr>
          <w:t>1.4.</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Phạm vi nghiên cứu</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_Toc171455476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3</w:t>
        </w:r>
        <w:r w:rsidR="004F23A6" w:rsidRPr="004F23A6">
          <w:rPr>
            <w:rFonts w:ascii="Times New Roman" w:hAnsi="Times New Roman" w:cs="Times New Roman"/>
            <w:noProof/>
            <w:webHidden/>
          </w:rPr>
          <w:fldChar w:fldCharType="end"/>
        </w:r>
      </w:hyperlink>
    </w:p>
    <w:p w14:paraId="50AF9FB5" w14:textId="1E74EC33" w:rsidR="004F23A6" w:rsidRPr="004F23A6" w:rsidRDefault="00000000">
      <w:pPr>
        <w:pStyle w:val="TOC1"/>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77" w:history="1">
        <w:r w:rsidR="004F23A6" w:rsidRPr="004F23A6">
          <w:rPr>
            <w:rStyle w:val="Hyperlink"/>
            <w:rFonts w:ascii="Times New Roman" w:hAnsi="Times New Roman" w:cs="Times New Roman"/>
            <w:noProof/>
          </w:rPr>
          <w:t>Chương 2.</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rPr>
          <w:t>TỔNG QUAN</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_Toc171455477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4</w:t>
        </w:r>
        <w:r w:rsidR="004F23A6" w:rsidRPr="004F23A6">
          <w:rPr>
            <w:rFonts w:ascii="Times New Roman" w:hAnsi="Times New Roman" w:cs="Times New Roman"/>
            <w:noProof/>
            <w:webHidden/>
          </w:rPr>
          <w:fldChar w:fldCharType="end"/>
        </w:r>
      </w:hyperlink>
    </w:p>
    <w:p w14:paraId="7C8EB459" w14:textId="46875C2A" w:rsidR="004F23A6" w:rsidRPr="004F23A6" w:rsidRDefault="00000000">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78" w:history="1">
        <w:r w:rsidR="004F23A6" w:rsidRPr="004F23A6">
          <w:rPr>
            <w:rStyle w:val="Hyperlink"/>
            <w:rFonts w:ascii="Times New Roman" w:hAnsi="Times New Roman" w:cs="Times New Roman"/>
            <w:noProof/>
            <w:lang w:val="en-US"/>
          </w:rPr>
          <w:t>2.1.</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Các công cụ và môi trường</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_Toc171455478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4</w:t>
        </w:r>
        <w:r w:rsidR="004F23A6" w:rsidRPr="004F23A6">
          <w:rPr>
            <w:rFonts w:ascii="Times New Roman" w:hAnsi="Times New Roman" w:cs="Times New Roman"/>
            <w:noProof/>
            <w:webHidden/>
          </w:rPr>
          <w:fldChar w:fldCharType="end"/>
        </w:r>
      </w:hyperlink>
    </w:p>
    <w:p w14:paraId="09A9B31F" w14:textId="3C43176B" w:rsidR="004F23A6" w:rsidRPr="004F23A6" w:rsidRDefault="00000000">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79" w:history="1">
        <w:r w:rsidR="004F23A6" w:rsidRPr="004F23A6">
          <w:rPr>
            <w:rStyle w:val="Hyperlink"/>
            <w:rFonts w:ascii="Times New Roman" w:hAnsi="Times New Roman" w:cs="Times New Roman"/>
            <w:noProof/>
            <w:lang w:val="en-US"/>
          </w:rPr>
          <w:t>2.1.1.</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EVE-NG</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_Toc171455479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4</w:t>
        </w:r>
        <w:r w:rsidR="004F23A6" w:rsidRPr="004F23A6">
          <w:rPr>
            <w:rFonts w:ascii="Times New Roman" w:hAnsi="Times New Roman" w:cs="Times New Roman"/>
            <w:noProof/>
            <w:webHidden/>
          </w:rPr>
          <w:fldChar w:fldCharType="end"/>
        </w:r>
      </w:hyperlink>
    </w:p>
    <w:p w14:paraId="4E49583E" w14:textId="3E44F306" w:rsidR="004F23A6" w:rsidRPr="004F23A6" w:rsidRDefault="00000000">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80" w:history="1">
        <w:r w:rsidR="004F23A6" w:rsidRPr="004F23A6">
          <w:rPr>
            <w:rStyle w:val="Hyperlink"/>
            <w:rFonts w:ascii="Times New Roman" w:hAnsi="Times New Roman" w:cs="Times New Roman"/>
            <w:noProof/>
            <w:lang w:val="en-US"/>
          </w:rPr>
          <w:t>2.1.2.</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Ansible</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_Toc171455480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5</w:t>
        </w:r>
        <w:r w:rsidR="004F23A6" w:rsidRPr="004F23A6">
          <w:rPr>
            <w:rFonts w:ascii="Times New Roman" w:hAnsi="Times New Roman" w:cs="Times New Roman"/>
            <w:noProof/>
            <w:webHidden/>
          </w:rPr>
          <w:fldChar w:fldCharType="end"/>
        </w:r>
      </w:hyperlink>
    </w:p>
    <w:p w14:paraId="6ECB3443" w14:textId="12DF5370" w:rsidR="004F23A6" w:rsidRPr="004F23A6" w:rsidRDefault="00000000">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81" w:history="1">
        <w:r w:rsidR="004F23A6" w:rsidRPr="004F23A6">
          <w:rPr>
            <w:rStyle w:val="Hyperlink"/>
            <w:rFonts w:ascii="Times New Roman" w:hAnsi="Times New Roman" w:cs="Times New Roman"/>
            <w:noProof/>
            <w:lang w:val="en-US"/>
          </w:rPr>
          <w:t>2.1.3.</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Netmiko Python</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_Toc171455481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6</w:t>
        </w:r>
        <w:r w:rsidR="004F23A6" w:rsidRPr="004F23A6">
          <w:rPr>
            <w:rFonts w:ascii="Times New Roman" w:hAnsi="Times New Roman" w:cs="Times New Roman"/>
            <w:noProof/>
            <w:webHidden/>
          </w:rPr>
          <w:fldChar w:fldCharType="end"/>
        </w:r>
      </w:hyperlink>
    </w:p>
    <w:p w14:paraId="04A0E435" w14:textId="768234E3" w:rsidR="004F23A6" w:rsidRPr="004F23A6" w:rsidRDefault="00000000">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82" w:history="1">
        <w:r w:rsidR="004F23A6" w:rsidRPr="004F23A6">
          <w:rPr>
            <w:rStyle w:val="Hyperlink"/>
            <w:rFonts w:ascii="Times New Roman" w:hAnsi="Times New Roman" w:cs="Times New Roman"/>
            <w:noProof/>
            <w:lang w:val="en-US"/>
          </w:rPr>
          <w:t>2.2.</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Mô mình mạng đề xuất</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_Toc171455482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7</w:t>
        </w:r>
        <w:r w:rsidR="004F23A6" w:rsidRPr="004F23A6">
          <w:rPr>
            <w:rFonts w:ascii="Times New Roman" w:hAnsi="Times New Roman" w:cs="Times New Roman"/>
            <w:noProof/>
            <w:webHidden/>
          </w:rPr>
          <w:fldChar w:fldCharType="end"/>
        </w:r>
      </w:hyperlink>
    </w:p>
    <w:p w14:paraId="2B5F6E17" w14:textId="6FA26C28" w:rsidR="004F23A6" w:rsidRPr="004F23A6" w:rsidRDefault="00000000">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83" w:history="1">
        <w:r w:rsidR="004F23A6" w:rsidRPr="004F23A6">
          <w:rPr>
            <w:rStyle w:val="Hyperlink"/>
            <w:rFonts w:ascii="Times New Roman" w:hAnsi="Times New Roman" w:cs="Times New Roman"/>
            <w:noProof/>
            <w:lang w:val="en-US"/>
          </w:rPr>
          <w:t>2.3.</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Cơ sở lý thuyết</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_Toc171455483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8</w:t>
        </w:r>
        <w:r w:rsidR="004F23A6" w:rsidRPr="004F23A6">
          <w:rPr>
            <w:rFonts w:ascii="Times New Roman" w:hAnsi="Times New Roman" w:cs="Times New Roman"/>
            <w:noProof/>
            <w:webHidden/>
          </w:rPr>
          <w:fldChar w:fldCharType="end"/>
        </w:r>
      </w:hyperlink>
    </w:p>
    <w:p w14:paraId="070F41F9" w14:textId="65C9DE44" w:rsidR="004F23A6" w:rsidRPr="004F23A6" w:rsidRDefault="00000000">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84" w:history="1">
        <w:r w:rsidR="004F23A6" w:rsidRPr="004F23A6">
          <w:rPr>
            <w:rStyle w:val="Hyperlink"/>
            <w:rFonts w:ascii="Times New Roman" w:hAnsi="Times New Roman" w:cs="Times New Roman"/>
            <w:noProof/>
            <w:lang w:val="en-US"/>
          </w:rPr>
          <w:t>2.3.1.</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Các giao thức mạng sử dụng</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_Toc171455484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8</w:t>
        </w:r>
        <w:r w:rsidR="004F23A6" w:rsidRPr="004F23A6">
          <w:rPr>
            <w:rFonts w:ascii="Times New Roman" w:hAnsi="Times New Roman" w:cs="Times New Roman"/>
            <w:noProof/>
            <w:webHidden/>
          </w:rPr>
          <w:fldChar w:fldCharType="end"/>
        </w:r>
      </w:hyperlink>
    </w:p>
    <w:p w14:paraId="6F62AA39" w14:textId="7A0D34DB" w:rsidR="004F23A6" w:rsidRPr="004F23A6" w:rsidRDefault="00000000">
      <w:pPr>
        <w:pStyle w:val="TOC4"/>
        <w:tabs>
          <w:tab w:val="left" w:pos="192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85" w:history="1">
        <w:r w:rsidR="004F23A6" w:rsidRPr="004F23A6">
          <w:rPr>
            <w:rStyle w:val="Hyperlink"/>
            <w:rFonts w:ascii="Times New Roman" w:hAnsi="Times New Roman" w:cs="Times New Roman"/>
            <w:noProof/>
            <w:lang w:val="en-US"/>
          </w:rPr>
          <w:t>2.3.1.1.</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Network Address Translation (NAT)</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_Toc171455485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8</w:t>
        </w:r>
        <w:r w:rsidR="004F23A6" w:rsidRPr="004F23A6">
          <w:rPr>
            <w:rFonts w:ascii="Times New Roman" w:hAnsi="Times New Roman" w:cs="Times New Roman"/>
            <w:noProof/>
            <w:webHidden/>
          </w:rPr>
          <w:fldChar w:fldCharType="end"/>
        </w:r>
      </w:hyperlink>
    </w:p>
    <w:p w14:paraId="37293276" w14:textId="26187CDD" w:rsidR="004F23A6" w:rsidRPr="004F23A6" w:rsidRDefault="00000000">
      <w:pPr>
        <w:pStyle w:val="TOC4"/>
        <w:tabs>
          <w:tab w:val="left" w:pos="192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86" w:history="1">
        <w:r w:rsidR="004F23A6" w:rsidRPr="004F23A6">
          <w:rPr>
            <w:rStyle w:val="Hyperlink"/>
            <w:rFonts w:ascii="Times New Roman" w:hAnsi="Times New Roman" w:cs="Times New Roman"/>
            <w:noProof/>
            <w:lang w:val="en-US"/>
          </w:rPr>
          <w:t>2.3.1.2.</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Open Shortest Path First (OSPF)</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_Toc171455486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9</w:t>
        </w:r>
        <w:r w:rsidR="004F23A6" w:rsidRPr="004F23A6">
          <w:rPr>
            <w:rFonts w:ascii="Times New Roman" w:hAnsi="Times New Roman" w:cs="Times New Roman"/>
            <w:noProof/>
            <w:webHidden/>
          </w:rPr>
          <w:fldChar w:fldCharType="end"/>
        </w:r>
      </w:hyperlink>
    </w:p>
    <w:p w14:paraId="4281A61E" w14:textId="4C464939" w:rsidR="004F23A6" w:rsidRPr="004F23A6" w:rsidRDefault="00000000">
      <w:pPr>
        <w:pStyle w:val="TOC4"/>
        <w:tabs>
          <w:tab w:val="left" w:pos="192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87" w:history="1">
        <w:r w:rsidR="004F23A6" w:rsidRPr="004F23A6">
          <w:rPr>
            <w:rStyle w:val="Hyperlink"/>
            <w:rFonts w:ascii="Times New Roman" w:hAnsi="Times New Roman" w:cs="Times New Roman"/>
            <w:noProof/>
            <w:lang w:val="en-US"/>
          </w:rPr>
          <w:t>2.3.1.3.</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Virtual Local Area Network (VLAN)</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_Toc171455487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10</w:t>
        </w:r>
        <w:r w:rsidR="004F23A6" w:rsidRPr="004F23A6">
          <w:rPr>
            <w:rFonts w:ascii="Times New Roman" w:hAnsi="Times New Roman" w:cs="Times New Roman"/>
            <w:noProof/>
            <w:webHidden/>
          </w:rPr>
          <w:fldChar w:fldCharType="end"/>
        </w:r>
      </w:hyperlink>
    </w:p>
    <w:p w14:paraId="02CEB128" w14:textId="5C075AB6" w:rsidR="004F23A6" w:rsidRPr="004F23A6" w:rsidRDefault="00000000">
      <w:pPr>
        <w:pStyle w:val="TOC4"/>
        <w:tabs>
          <w:tab w:val="left" w:pos="192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88" w:history="1">
        <w:r w:rsidR="004F23A6" w:rsidRPr="004F23A6">
          <w:rPr>
            <w:rStyle w:val="Hyperlink"/>
            <w:rFonts w:ascii="Times New Roman" w:hAnsi="Times New Roman" w:cs="Times New Roman"/>
            <w:noProof/>
            <w:lang w:val="en-US"/>
          </w:rPr>
          <w:t>2.3.1.4.</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VLAN Trunking Protocol (VTP)</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_Toc171455488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11</w:t>
        </w:r>
        <w:r w:rsidR="004F23A6" w:rsidRPr="004F23A6">
          <w:rPr>
            <w:rFonts w:ascii="Times New Roman" w:hAnsi="Times New Roman" w:cs="Times New Roman"/>
            <w:noProof/>
            <w:webHidden/>
          </w:rPr>
          <w:fldChar w:fldCharType="end"/>
        </w:r>
      </w:hyperlink>
    </w:p>
    <w:p w14:paraId="4E6F005B" w14:textId="461FECF0" w:rsidR="004F23A6" w:rsidRPr="004F23A6" w:rsidRDefault="00000000">
      <w:pPr>
        <w:pStyle w:val="TOC4"/>
        <w:tabs>
          <w:tab w:val="left" w:pos="192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89" w:history="1">
        <w:r w:rsidR="004F23A6" w:rsidRPr="004F23A6">
          <w:rPr>
            <w:rStyle w:val="Hyperlink"/>
            <w:rFonts w:ascii="Times New Roman" w:hAnsi="Times New Roman" w:cs="Times New Roman"/>
            <w:noProof/>
            <w:lang w:val="en-US"/>
          </w:rPr>
          <w:t>2.3.1.5.</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Rapid Spanning Tree Protocol (RSTP)</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_Toc171455489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12</w:t>
        </w:r>
        <w:r w:rsidR="004F23A6" w:rsidRPr="004F23A6">
          <w:rPr>
            <w:rFonts w:ascii="Times New Roman" w:hAnsi="Times New Roman" w:cs="Times New Roman"/>
            <w:noProof/>
            <w:webHidden/>
          </w:rPr>
          <w:fldChar w:fldCharType="end"/>
        </w:r>
      </w:hyperlink>
    </w:p>
    <w:p w14:paraId="136D7F13" w14:textId="6FF96D41" w:rsidR="004F23A6" w:rsidRPr="004F23A6" w:rsidRDefault="00000000">
      <w:pPr>
        <w:pStyle w:val="TOC4"/>
        <w:tabs>
          <w:tab w:val="left" w:pos="192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90" w:history="1">
        <w:r w:rsidR="004F23A6" w:rsidRPr="004F23A6">
          <w:rPr>
            <w:rStyle w:val="Hyperlink"/>
            <w:rFonts w:ascii="Times New Roman" w:hAnsi="Times New Roman" w:cs="Times New Roman"/>
            <w:noProof/>
            <w:lang w:val="en-US"/>
          </w:rPr>
          <w:t>2.3.1.6.</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Hot Standby Router Protocol (HSRP)</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_Toc171455490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12</w:t>
        </w:r>
        <w:r w:rsidR="004F23A6" w:rsidRPr="004F23A6">
          <w:rPr>
            <w:rFonts w:ascii="Times New Roman" w:hAnsi="Times New Roman" w:cs="Times New Roman"/>
            <w:noProof/>
            <w:webHidden/>
          </w:rPr>
          <w:fldChar w:fldCharType="end"/>
        </w:r>
      </w:hyperlink>
    </w:p>
    <w:p w14:paraId="6AB0C87A" w14:textId="342B9480" w:rsidR="004F23A6" w:rsidRPr="004F23A6" w:rsidRDefault="00000000">
      <w:pPr>
        <w:pStyle w:val="TOC1"/>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91" w:history="1">
        <w:r w:rsidR="004F23A6" w:rsidRPr="004F23A6">
          <w:rPr>
            <w:rStyle w:val="Hyperlink"/>
            <w:rFonts w:ascii="Times New Roman" w:hAnsi="Times New Roman" w:cs="Times New Roman"/>
            <w:noProof/>
          </w:rPr>
          <w:t>Chương 3.</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rPr>
          <w:t>TRIỂN KHAI</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_Toc171455491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14</w:t>
        </w:r>
        <w:r w:rsidR="004F23A6" w:rsidRPr="004F23A6">
          <w:rPr>
            <w:rFonts w:ascii="Times New Roman" w:hAnsi="Times New Roman" w:cs="Times New Roman"/>
            <w:noProof/>
            <w:webHidden/>
          </w:rPr>
          <w:fldChar w:fldCharType="end"/>
        </w:r>
      </w:hyperlink>
    </w:p>
    <w:p w14:paraId="1B07E297" w14:textId="44FD9C10" w:rsidR="004F23A6" w:rsidRPr="004F23A6" w:rsidRDefault="00000000">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92" w:history="1">
        <w:r w:rsidR="004F23A6" w:rsidRPr="004F23A6">
          <w:rPr>
            <w:rStyle w:val="Hyperlink"/>
            <w:rFonts w:ascii="Times New Roman" w:hAnsi="Times New Roman" w:cs="Times New Roman"/>
            <w:noProof/>
            <w:lang w:val="en-US"/>
          </w:rPr>
          <w:t>3.1.</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Cài đặt EVE-NG và các image mô phỏng.</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_Toc171455492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14</w:t>
        </w:r>
        <w:r w:rsidR="004F23A6" w:rsidRPr="004F23A6">
          <w:rPr>
            <w:rFonts w:ascii="Times New Roman" w:hAnsi="Times New Roman" w:cs="Times New Roman"/>
            <w:noProof/>
            <w:webHidden/>
          </w:rPr>
          <w:fldChar w:fldCharType="end"/>
        </w:r>
      </w:hyperlink>
    </w:p>
    <w:p w14:paraId="188C6E69" w14:textId="7E1E99CB" w:rsidR="004F23A6" w:rsidRPr="004F23A6" w:rsidRDefault="00000000">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93" w:history="1">
        <w:r w:rsidR="004F23A6" w:rsidRPr="004F23A6">
          <w:rPr>
            <w:rStyle w:val="Hyperlink"/>
            <w:rFonts w:ascii="Times New Roman" w:hAnsi="Times New Roman" w:cs="Times New Roman"/>
            <w:noProof/>
            <w:lang w:val="en-US"/>
          </w:rPr>
          <w:t>3.2.</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Cài đặt thư viện Netmiko Python trên Linux Server</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_Toc171455493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23</w:t>
        </w:r>
        <w:r w:rsidR="004F23A6" w:rsidRPr="004F23A6">
          <w:rPr>
            <w:rFonts w:ascii="Times New Roman" w:hAnsi="Times New Roman" w:cs="Times New Roman"/>
            <w:noProof/>
            <w:webHidden/>
          </w:rPr>
          <w:fldChar w:fldCharType="end"/>
        </w:r>
      </w:hyperlink>
    </w:p>
    <w:p w14:paraId="5E74646B" w14:textId="2FFF5A29" w:rsidR="004F23A6" w:rsidRPr="004F23A6" w:rsidRDefault="00000000">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94" w:history="1">
        <w:r w:rsidR="004F23A6" w:rsidRPr="004F23A6">
          <w:rPr>
            <w:rStyle w:val="Hyperlink"/>
            <w:rFonts w:ascii="Times New Roman" w:hAnsi="Times New Roman" w:cs="Times New Roman"/>
            <w:noProof/>
            <w:lang w:val="en-US"/>
          </w:rPr>
          <w:t>3.3.</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Cài đặt Ansible</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_Toc171455494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24</w:t>
        </w:r>
        <w:r w:rsidR="004F23A6" w:rsidRPr="004F23A6">
          <w:rPr>
            <w:rFonts w:ascii="Times New Roman" w:hAnsi="Times New Roman" w:cs="Times New Roman"/>
            <w:noProof/>
            <w:webHidden/>
          </w:rPr>
          <w:fldChar w:fldCharType="end"/>
        </w:r>
      </w:hyperlink>
    </w:p>
    <w:p w14:paraId="323D5881" w14:textId="1C377F0B" w:rsidR="004F23A6" w:rsidRPr="004F23A6" w:rsidRDefault="00000000">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95" w:history="1">
        <w:r w:rsidR="004F23A6" w:rsidRPr="004F23A6">
          <w:rPr>
            <w:rStyle w:val="Hyperlink"/>
            <w:rFonts w:ascii="Times New Roman" w:hAnsi="Times New Roman" w:cs="Times New Roman"/>
            <w:noProof/>
            <w:lang w:val="en-US"/>
          </w:rPr>
          <w:t>3.4.</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Viết playbook cho Ansible</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_Toc171455495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24</w:t>
        </w:r>
        <w:r w:rsidR="004F23A6" w:rsidRPr="004F23A6">
          <w:rPr>
            <w:rFonts w:ascii="Times New Roman" w:hAnsi="Times New Roman" w:cs="Times New Roman"/>
            <w:noProof/>
            <w:webHidden/>
          </w:rPr>
          <w:fldChar w:fldCharType="end"/>
        </w:r>
      </w:hyperlink>
    </w:p>
    <w:p w14:paraId="76791B76" w14:textId="72DDF43F" w:rsidR="004F23A6" w:rsidRPr="004F23A6" w:rsidRDefault="00000000">
      <w:pPr>
        <w:pStyle w:val="TOC1"/>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96" w:history="1">
        <w:r w:rsidR="004F23A6" w:rsidRPr="004F23A6">
          <w:rPr>
            <w:rStyle w:val="Hyperlink"/>
            <w:rFonts w:ascii="Times New Roman" w:hAnsi="Times New Roman" w:cs="Times New Roman"/>
            <w:noProof/>
          </w:rPr>
          <w:t>Chương 4.</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rPr>
          <w:t>KIỂM THỬ MÔ HÌNH</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_Toc171455496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29</w:t>
        </w:r>
        <w:r w:rsidR="004F23A6" w:rsidRPr="004F23A6">
          <w:rPr>
            <w:rFonts w:ascii="Times New Roman" w:hAnsi="Times New Roman" w:cs="Times New Roman"/>
            <w:noProof/>
            <w:webHidden/>
          </w:rPr>
          <w:fldChar w:fldCharType="end"/>
        </w:r>
      </w:hyperlink>
    </w:p>
    <w:p w14:paraId="1F1F6C77" w14:textId="5DB9C3E1" w:rsidR="004F23A6" w:rsidRPr="004F23A6" w:rsidRDefault="00000000">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97" w:history="1">
        <w:r w:rsidR="004F23A6" w:rsidRPr="004F23A6">
          <w:rPr>
            <w:rStyle w:val="Hyperlink"/>
            <w:rFonts w:ascii="Times New Roman" w:hAnsi="Times New Roman" w:cs="Times New Roman"/>
            <w:noProof/>
            <w:lang w:val="en-US"/>
          </w:rPr>
          <w:t>4.1.</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Viết các kịch bản của mô hình mạng</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_Toc171455497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29</w:t>
        </w:r>
        <w:r w:rsidR="004F23A6" w:rsidRPr="004F23A6">
          <w:rPr>
            <w:rFonts w:ascii="Times New Roman" w:hAnsi="Times New Roman" w:cs="Times New Roman"/>
            <w:noProof/>
            <w:webHidden/>
          </w:rPr>
          <w:fldChar w:fldCharType="end"/>
        </w:r>
      </w:hyperlink>
    </w:p>
    <w:p w14:paraId="1390C89B" w14:textId="21A076AF" w:rsidR="004F23A6" w:rsidRPr="004F23A6" w:rsidRDefault="00000000">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98" w:history="1">
        <w:r w:rsidR="004F23A6" w:rsidRPr="004F23A6">
          <w:rPr>
            <w:rStyle w:val="Hyperlink"/>
            <w:rFonts w:ascii="Times New Roman" w:hAnsi="Times New Roman" w:cs="Times New Roman"/>
            <w:noProof/>
            <w:lang w:val="en-US"/>
          </w:rPr>
          <w:t>4.2.</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Trường hợp 1: Switch Core 1 bị shutdown</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_Toc171455498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38</w:t>
        </w:r>
        <w:r w:rsidR="004F23A6" w:rsidRPr="004F23A6">
          <w:rPr>
            <w:rFonts w:ascii="Times New Roman" w:hAnsi="Times New Roman" w:cs="Times New Roman"/>
            <w:noProof/>
            <w:webHidden/>
          </w:rPr>
          <w:fldChar w:fldCharType="end"/>
        </w:r>
      </w:hyperlink>
    </w:p>
    <w:p w14:paraId="346C9EB4" w14:textId="2A4D02EF" w:rsidR="004F23A6" w:rsidRPr="004F23A6" w:rsidRDefault="00000000">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499" w:history="1">
        <w:r w:rsidR="004F23A6" w:rsidRPr="004F23A6">
          <w:rPr>
            <w:rStyle w:val="Hyperlink"/>
            <w:rFonts w:ascii="Times New Roman" w:hAnsi="Times New Roman" w:cs="Times New Roman"/>
            <w:noProof/>
            <w:lang w:val="en-US"/>
          </w:rPr>
          <w:t>4.3.</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Trường hợp 2: Router Gateway 1 bị shutdown</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_Toc171455499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41</w:t>
        </w:r>
        <w:r w:rsidR="004F23A6" w:rsidRPr="004F23A6">
          <w:rPr>
            <w:rFonts w:ascii="Times New Roman" w:hAnsi="Times New Roman" w:cs="Times New Roman"/>
            <w:noProof/>
            <w:webHidden/>
          </w:rPr>
          <w:fldChar w:fldCharType="end"/>
        </w:r>
      </w:hyperlink>
    </w:p>
    <w:p w14:paraId="4611224D" w14:textId="4425FDC0" w:rsidR="004F23A6" w:rsidRPr="004F23A6" w:rsidRDefault="00000000">
      <w:pPr>
        <w:pStyle w:val="TOC1"/>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500" w:history="1">
        <w:r w:rsidR="004F23A6" w:rsidRPr="004F23A6">
          <w:rPr>
            <w:rStyle w:val="Hyperlink"/>
            <w:rFonts w:ascii="Times New Roman" w:hAnsi="Times New Roman" w:cs="Times New Roman"/>
            <w:noProof/>
          </w:rPr>
          <w:t>Chương 5.</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rPr>
          <w:t>TỔNG KẾT</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_Toc171455500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43</w:t>
        </w:r>
        <w:r w:rsidR="004F23A6" w:rsidRPr="004F23A6">
          <w:rPr>
            <w:rFonts w:ascii="Times New Roman" w:hAnsi="Times New Roman" w:cs="Times New Roman"/>
            <w:noProof/>
            <w:webHidden/>
          </w:rPr>
          <w:fldChar w:fldCharType="end"/>
        </w:r>
      </w:hyperlink>
    </w:p>
    <w:p w14:paraId="1A5DC5AF" w14:textId="7520158E" w:rsidR="004F23A6" w:rsidRPr="004F23A6" w:rsidRDefault="00000000">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501" w:history="1">
        <w:r w:rsidR="004F23A6" w:rsidRPr="004F23A6">
          <w:rPr>
            <w:rStyle w:val="Hyperlink"/>
            <w:rFonts w:ascii="Times New Roman" w:hAnsi="Times New Roman" w:cs="Times New Roman"/>
            <w:noProof/>
            <w:lang w:val="en-US"/>
          </w:rPr>
          <w:t>5.1.</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So sánh giữa 2 hình thức cấu hình</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_Toc171455501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43</w:t>
        </w:r>
        <w:r w:rsidR="004F23A6" w:rsidRPr="004F23A6">
          <w:rPr>
            <w:rFonts w:ascii="Times New Roman" w:hAnsi="Times New Roman" w:cs="Times New Roman"/>
            <w:noProof/>
            <w:webHidden/>
          </w:rPr>
          <w:fldChar w:fldCharType="end"/>
        </w:r>
      </w:hyperlink>
    </w:p>
    <w:p w14:paraId="1A7578A8" w14:textId="5AA16FB5" w:rsidR="004F23A6" w:rsidRPr="004F23A6" w:rsidRDefault="00000000">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502" w:history="1">
        <w:r w:rsidR="004F23A6" w:rsidRPr="004F23A6">
          <w:rPr>
            <w:rStyle w:val="Hyperlink"/>
            <w:rFonts w:ascii="Times New Roman" w:hAnsi="Times New Roman" w:cs="Times New Roman"/>
            <w:noProof/>
            <w:lang w:val="en-US"/>
          </w:rPr>
          <w:t>5.2.</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Kết luận</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_Toc171455502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43</w:t>
        </w:r>
        <w:r w:rsidR="004F23A6" w:rsidRPr="004F23A6">
          <w:rPr>
            <w:rFonts w:ascii="Times New Roman" w:hAnsi="Times New Roman" w:cs="Times New Roman"/>
            <w:noProof/>
            <w:webHidden/>
          </w:rPr>
          <w:fldChar w:fldCharType="end"/>
        </w:r>
      </w:hyperlink>
    </w:p>
    <w:p w14:paraId="27A293B5" w14:textId="14E14063" w:rsidR="004F23A6" w:rsidRPr="004F23A6" w:rsidRDefault="00000000">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503" w:history="1">
        <w:r w:rsidR="004F23A6" w:rsidRPr="004F23A6">
          <w:rPr>
            <w:rStyle w:val="Hyperlink"/>
            <w:rFonts w:ascii="Times New Roman" w:hAnsi="Times New Roman" w:cs="Times New Roman"/>
            <w:noProof/>
            <w:lang w:val="en-US"/>
          </w:rPr>
          <w:t>5.2.1.</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Những công việc mà nhóm đã thực hiện được</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_Toc171455503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43</w:t>
        </w:r>
        <w:r w:rsidR="004F23A6" w:rsidRPr="004F23A6">
          <w:rPr>
            <w:rFonts w:ascii="Times New Roman" w:hAnsi="Times New Roman" w:cs="Times New Roman"/>
            <w:noProof/>
            <w:webHidden/>
          </w:rPr>
          <w:fldChar w:fldCharType="end"/>
        </w:r>
      </w:hyperlink>
    </w:p>
    <w:p w14:paraId="230955F5" w14:textId="7DB7ACE3" w:rsidR="004F23A6" w:rsidRPr="004F23A6" w:rsidRDefault="00000000">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504" w:history="1">
        <w:r w:rsidR="004F23A6" w:rsidRPr="004F23A6">
          <w:rPr>
            <w:rStyle w:val="Hyperlink"/>
            <w:rFonts w:ascii="Times New Roman" w:hAnsi="Times New Roman" w:cs="Times New Roman"/>
            <w:noProof/>
            <w:lang w:val="en-US"/>
          </w:rPr>
          <w:t>5.2.2.</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Phương hướng phát triển</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_Toc171455504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44</w:t>
        </w:r>
        <w:r w:rsidR="004F23A6" w:rsidRPr="004F23A6">
          <w:rPr>
            <w:rFonts w:ascii="Times New Roman" w:hAnsi="Times New Roman" w:cs="Times New Roman"/>
            <w:noProof/>
            <w:webHidden/>
          </w:rPr>
          <w:fldChar w:fldCharType="end"/>
        </w:r>
      </w:hyperlink>
    </w:p>
    <w:p w14:paraId="38334B41" w14:textId="1B1B99D1" w:rsidR="004F23A6" w:rsidRPr="004F23A6" w:rsidRDefault="00000000">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505" w:history="1">
        <w:r w:rsidR="004F23A6" w:rsidRPr="004F23A6">
          <w:rPr>
            <w:rStyle w:val="Hyperlink"/>
            <w:rFonts w:ascii="Times New Roman" w:hAnsi="Times New Roman" w:cs="Times New Roman"/>
            <w:noProof/>
            <w:lang w:val="en-US"/>
          </w:rPr>
          <w:t>5.3.</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Tài liệu tham khảo</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_Toc171455505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44</w:t>
        </w:r>
        <w:r w:rsidR="004F23A6" w:rsidRPr="004F23A6">
          <w:rPr>
            <w:rFonts w:ascii="Times New Roman" w:hAnsi="Times New Roman" w:cs="Times New Roman"/>
            <w:noProof/>
            <w:webHidden/>
          </w:rPr>
          <w:fldChar w:fldCharType="end"/>
        </w:r>
      </w:hyperlink>
    </w:p>
    <w:p w14:paraId="22DADFBF" w14:textId="538F068B" w:rsidR="004F23A6" w:rsidRPr="004F23A6" w:rsidRDefault="00000000">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171455506" w:history="1">
        <w:r w:rsidR="004F23A6" w:rsidRPr="004F23A6">
          <w:rPr>
            <w:rStyle w:val="Hyperlink"/>
            <w:rFonts w:ascii="Times New Roman" w:hAnsi="Times New Roman" w:cs="Times New Roman"/>
            <w:noProof/>
            <w:lang w:val="en-US"/>
          </w:rPr>
          <w:t>5.4.</w:t>
        </w:r>
        <w:r w:rsidR="004F23A6" w:rsidRPr="004F23A6">
          <w:rPr>
            <w:rFonts w:ascii="Times New Roman" w:eastAsiaTheme="minorEastAsia" w:hAnsi="Times New Roman" w:cs="Times New Roman"/>
            <w:noProof/>
            <w:kern w:val="2"/>
            <w:sz w:val="24"/>
            <w:szCs w:val="24"/>
            <w:lang w:val="en-US"/>
            <w14:ligatures w14:val="standardContextual"/>
          </w:rPr>
          <w:tab/>
        </w:r>
        <w:r w:rsidR="004F23A6" w:rsidRPr="004F23A6">
          <w:rPr>
            <w:rStyle w:val="Hyperlink"/>
            <w:rFonts w:ascii="Times New Roman" w:hAnsi="Times New Roman" w:cs="Times New Roman"/>
            <w:noProof/>
            <w:lang w:val="en-US"/>
          </w:rPr>
          <w:t>Demo sản phẩm</w:t>
        </w:r>
        <w:r w:rsidR="004F23A6" w:rsidRPr="004F23A6">
          <w:rPr>
            <w:rFonts w:ascii="Times New Roman" w:hAnsi="Times New Roman" w:cs="Times New Roman"/>
            <w:noProof/>
            <w:webHidden/>
          </w:rPr>
          <w:tab/>
        </w:r>
        <w:r w:rsidR="004F23A6" w:rsidRPr="004F23A6">
          <w:rPr>
            <w:rFonts w:ascii="Times New Roman" w:hAnsi="Times New Roman" w:cs="Times New Roman"/>
            <w:noProof/>
            <w:webHidden/>
          </w:rPr>
          <w:fldChar w:fldCharType="begin"/>
        </w:r>
        <w:r w:rsidR="004F23A6" w:rsidRPr="004F23A6">
          <w:rPr>
            <w:rFonts w:ascii="Times New Roman" w:hAnsi="Times New Roman" w:cs="Times New Roman"/>
            <w:noProof/>
            <w:webHidden/>
          </w:rPr>
          <w:instrText xml:space="preserve"> PAGEREF _Toc171455506 \h </w:instrText>
        </w:r>
        <w:r w:rsidR="004F23A6" w:rsidRPr="004F23A6">
          <w:rPr>
            <w:rFonts w:ascii="Times New Roman" w:hAnsi="Times New Roman" w:cs="Times New Roman"/>
            <w:noProof/>
            <w:webHidden/>
          </w:rPr>
        </w:r>
        <w:r w:rsidR="004F23A6" w:rsidRPr="004F23A6">
          <w:rPr>
            <w:rFonts w:ascii="Times New Roman" w:hAnsi="Times New Roman" w:cs="Times New Roman"/>
            <w:noProof/>
            <w:webHidden/>
          </w:rPr>
          <w:fldChar w:fldCharType="separate"/>
        </w:r>
        <w:r w:rsidR="00092DEF">
          <w:rPr>
            <w:rFonts w:ascii="Times New Roman" w:hAnsi="Times New Roman" w:cs="Times New Roman"/>
            <w:noProof/>
            <w:webHidden/>
          </w:rPr>
          <w:t>44</w:t>
        </w:r>
        <w:r w:rsidR="004F23A6" w:rsidRPr="004F23A6">
          <w:rPr>
            <w:rFonts w:ascii="Times New Roman" w:hAnsi="Times New Roman" w:cs="Times New Roman"/>
            <w:noProof/>
            <w:webHidden/>
          </w:rPr>
          <w:fldChar w:fldCharType="end"/>
        </w:r>
      </w:hyperlink>
    </w:p>
    <w:p w14:paraId="35BFADCC" w14:textId="77777777" w:rsidR="00B4786E" w:rsidRPr="00F04789" w:rsidRDefault="001C4790" w:rsidP="00BE161C">
      <w:pPr>
        <w:rPr>
          <w:rFonts w:ascii="Times New Roman" w:hAnsi="Times New Roman" w:cs="Times New Roman"/>
          <w:b/>
          <w:sz w:val="28"/>
          <w:szCs w:val="26"/>
          <w:lang w:val="en-US"/>
        </w:rPr>
      </w:pPr>
      <w:r w:rsidRPr="004F23A6">
        <w:rPr>
          <w:rFonts w:ascii="Times New Roman" w:hAnsi="Times New Roman" w:cs="Times New Roman"/>
          <w:b/>
          <w:sz w:val="28"/>
          <w:szCs w:val="26"/>
        </w:rPr>
        <w:fldChar w:fldCharType="end"/>
      </w:r>
    </w:p>
    <w:p w14:paraId="2344C6EA" w14:textId="47CBADCE" w:rsidR="001F7810" w:rsidRPr="00F04789" w:rsidRDefault="001F7810" w:rsidP="00E32DE2">
      <w:pPr>
        <w:pStyle w:val="TOCHeading"/>
        <w:rPr>
          <w:rFonts w:ascii="Times New Roman" w:hAnsi="Times New Roman" w:cs="Times New Roman"/>
        </w:rPr>
        <w:sectPr w:rsidR="001F7810" w:rsidRPr="00F04789" w:rsidSect="00745672">
          <w:pgSz w:w="11906" w:h="16838"/>
          <w:pgMar w:top="1701" w:right="1134" w:bottom="1985" w:left="1985" w:header="708" w:footer="708" w:gutter="0"/>
          <w:cols w:space="708"/>
          <w:docGrid w:linePitch="360"/>
        </w:sectPr>
      </w:pPr>
    </w:p>
    <w:p w14:paraId="3B96C406" w14:textId="006E7C88" w:rsidR="001F7810" w:rsidRPr="00F04789" w:rsidRDefault="001F7810" w:rsidP="002F67A3">
      <w:pPr>
        <w:pStyle w:val="Title"/>
        <w:rPr>
          <w:rFonts w:ascii="Times New Roman" w:hAnsi="Times New Roman" w:cs="Times New Roman"/>
          <w:lang w:val="en-US"/>
        </w:rPr>
      </w:pPr>
      <w:r w:rsidRPr="00F04789">
        <w:rPr>
          <w:rFonts w:ascii="Times New Roman" w:hAnsi="Times New Roman" w:cs="Times New Roman"/>
        </w:rPr>
        <w:lastRenderedPageBreak/>
        <w:t>DANH MỤC HÌNH</w:t>
      </w:r>
    </w:p>
    <w:p w14:paraId="7E280529" w14:textId="77777777" w:rsidR="00E42AFC" w:rsidRPr="00F04789" w:rsidRDefault="00E42AFC" w:rsidP="00BE161C">
      <w:pPr>
        <w:rPr>
          <w:rFonts w:ascii="Times New Roman" w:hAnsi="Times New Roman" w:cs="Times New Roman"/>
          <w:b/>
          <w:sz w:val="28"/>
          <w:szCs w:val="26"/>
          <w:lang w:val="en-US"/>
        </w:rPr>
      </w:pPr>
    </w:p>
    <w:p w14:paraId="57A13334" w14:textId="541E0644" w:rsidR="004E7C5B" w:rsidRPr="00F04789" w:rsidRDefault="002F67A3">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r w:rsidRPr="00F04789">
        <w:rPr>
          <w:rFonts w:ascii="Times New Roman" w:hAnsi="Times New Roman" w:cs="Times New Roman"/>
          <w:b/>
          <w:sz w:val="28"/>
          <w:szCs w:val="26"/>
          <w:lang w:val="en-US"/>
        </w:rPr>
        <w:fldChar w:fldCharType="begin"/>
      </w:r>
      <w:r w:rsidRPr="00F04789">
        <w:rPr>
          <w:rFonts w:ascii="Times New Roman" w:hAnsi="Times New Roman" w:cs="Times New Roman"/>
          <w:b/>
          <w:sz w:val="28"/>
          <w:szCs w:val="26"/>
          <w:lang w:val="en-US"/>
        </w:rPr>
        <w:instrText xml:space="preserve"> TOC \h \z \c "Hình" </w:instrText>
      </w:r>
      <w:r w:rsidRPr="00F04789">
        <w:rPr>
          <w:rFonts w:ascii="Times New Roman" w:hAnsi="Times New Roman" w:cs="Times New Roman"/>
          <w:b/>
          <w:sz w:val="28"/>
          <w:szCs w:val="26"/>
          <w:lang w:val="en-US"/>
        </w:rPr>
        <w:fldChar w:fldCharType="separate"/>
      </w:r>
      <w:hyperlink w:anchor="_Toc171346438" w:history="1">
        <w:r w:rsidR="004E7C5B" w:rsidRPr="00F04789">
          <w:rPr>
            <w:rStyle w:val="Hyperlink"/>
            <w:rFonts w:ascii="Times New Roman" w:hAnsi="Times New Roman" w:cs="Times New Roman"/>
            <w:noProof/>
          </w:rPr>
          <w:t>Hình 2</w:t>
        </w:r>
        <w:r w:rsidR="004E7C5B" w:rsidRPr="00F04789">
          <w:rPr>
            <w:rStyle w:val="Hyperlink"/>
            <w:rFonts w:ascii="Times New Roman" w:hAnsi="Times New Roman" w:cs="Times New Roman"/>
            <w:noProof/>
          </w:rPr>
          <w:noBreakHyphen/>
          <w:t>1</w:t>
        </w:r>
        <w:r w:rsidR="004E7C5B" w:rsidRPr="00F04789">
          <w:rPr>
            <w:rStyle w:val="Hyperlink"/>
            <w:rFonts w:ascii="Times New Roman" w:hAnsi="Times New Roman" w:cs="Times New Roman"/>
            <w:noProof/>
            <w:lang w:val="en-US"/>
          </w:rPr>
          <w:t>: EVE-NG</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_Toc171346438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4</w:t>
        </w:r>
        <w:r w:rsidR="004E7C5B" w:rsidRPr="00F04789">
          <w:rPr>
            <w:rFonts w:ascii="Times New Roman" w:hAnsi="Times New Roman" w:cs="Times New Roman"/>
            <w:noProof/>
            <w:webHidden/>
          </w:rPr>
          <w:fldChar w:fldCharType="end"/>
        </w:r>
      </w:hyperlink>
    </w:p>
    <w:p w14:paraId="5E363E33" w14:textId="0FA0AB4A"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39" w:history="1">
        <w:r w:rsidR="004E7C5B" w:rsidRPr="00F04789">
          <w:rPr>
            <w:rStyle w:val="Hyperlink"/>
            <w:rFonts w:ascii="Times New Roman" w:hAnsi="Times New Roman" w:cs="Times New Roman"/>
            <w:noProof/>
          </w:rPr>
          <w:t>Hình 2</w:t>
        </w:r>
        <w:r w:rsidR="004E7C5B" w:rsidRPr="00F04789">
          <w:rPr>
            <w:rStyle w:val="Hyperlink"/>
            <w:rFonts w:ascii="Times New Roman" w:hAnsi="Times New Roman" w:cs="Times New Roman"/>
            <w:noProof/>
          </w:rPr>
          <w:noBreakHyphen/>
          <w:t>2</w:t>
        </w:r>
        <w:r w:rsidR="004E7C5B" w:rsidRPr="00F04789">
          <w:rPr>
            <w:rStyle w:val="Hyperlink"/>
            <w:rFonts w:ascii="Times New Roman" w:hAnsi="Times New Roman" w:cs="Times New Roman"/>
            <w:noProof/>
            <w:lang w:val="en-US"/>
          </w:rPr>
          <w:t>: Ansible</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_Toc171346439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5</w:t>
        </w:r>
        <w:r w:rsidR="004E7C5B" w:rsidRPr="00F04789">
          <w:rPr>
            <w:rFonts w:ascii="Times New Roman" w:hAnsi="Times New Roman" w:cs="Times New Roman"/>
            <w:noProof/>
            <w:webHidden/>
          </w:rPr>
          <w:fldChar w:fldCharType="end"/>
        </w:r>
      </w:hyperlink>
    </w:p>
    <w:p w14:paraId="61FD06B0" w14:textId="74E0ABEA"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40" w:history="1">
        <w:r w:rsidR="004E7C5B" w:rsidRPr="00F04789">
          <w:rPr>
            <w:rStyle w:val="Hyperlink"/>
            <w:rFonts w:ascii="Times New Roman" w:hAnsi="Times New Roman" w:cs="Times New Roman"/>
            <w:noProof/>
          </w:rPr>
          <w:t>Hình 2</w:t>
        </w:r>
        <w:r w:rsidR="004E7C5B" w:rsidRPr="00F04789">
          <w:rPr>
            <w:rStyle w:val="Hyperlink"/>
            <w:rFonts w:ascii="Times New Roman" w:hAnsi="Times New Roman" w:cs="Times New Roman"/>
            <w:noProof/>
          </w:rPr>
          <w:noBreakHyphen/>
          <w:t>3</w:t>
        </w:r>
        <w:r w:rsidR="004E7C5B" w:rsidRPr="00F04789">
          <w:rPr>
            <w:rStyle w:val="Hyperlink"/>
            <w:rFonts w:ascii="Times New Roman" w:hAnsi="Times New Roman" w:cs="Times New Roman"/>
            <w:noProof/>
            <w:lang w:val="en-US"/>
          </w:rPr>
          <w:t>: Netmiko</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_Toc171346440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6</w:t>
        </w:r>
        <w:r w:rsidR="004E7C5B" w:rsidRPr="00F04789">
          <w:rPr>
            <w:rFonts w:ascii="Times New Roman" w:hAnsi="Times New Roman" w:cs="Times New Roman"/>
            <w:noProof/>
            <w:webHidden/>
          </w:rPr>
          <w:fldChar w:fldCharType="end"/>
        </w:r>
      </w:hyperlink>
    </w:p>
    <w:p w14:paraId="42F677D0" w14:textId="57098A1A"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41" w:history="1">
        <w:r w:rsidR="004E7C5B" w:rsidRPr="00F04789">
          <w:rPr>
            <w:rStyle w:val="Hyperlink"/>
            <w:rFonts w:ascii="Times New Roman" w:hAnsi="Times New Roman" w:cs="Times New Roman"/>
            <w:noProof/>
          </w:rPr>
          <w:t>Hình 2</w:t>
        </w:r>
        <w:r w:rsidR="004E7C5B" w:rsidRPr="00F04789">
          <w:rPr>
            <w:rStyle w:val="Hyperlink"/>
            <w:rFonts w:ascii="Times New Roman" w:hAnsi="Times New Roman" w:cs="Times New Roman"/>
            <w:noProof/>
          </w:rPr>
          <w:noBreakHyphen/>
          <w:t>4</w:t>
        </w:r>
        <w:r w:rsidR="004E7C5B" w:rsidRPr="00F04789">
          <w:rPr>
            <w:rStyle w:val="Hyperlink"/>
            <w:rFonts w:ascii="Times New Roman" w:hAnsi="Times New Roman" w:cs="Times New Roman"/>
            <w:noProof/>
            <w:lang w:val="en-US"/>
          </w:rPr>
          <w:t>: Mô hình mạng</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_Toc171346441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7</w:t>
        </w:r>
        <w:r w:rsidR="004E7C5B" w:rsidRPr="00F04789">
          <w:rPr>
            <w:rFonts w:ascii="Times New Roman" w:hAnsi="Times New Roman" w:cs="Times New Roman"/>
            <w:noProof/>
            <w:webHidden/>
          </w:rPr>
          <w:fldChar w:fldCharType="end"/>
        </w:r>
      </w:hyperlink>
    </w:p>
    <w:p w14:paraId="045F334B" w14:textId="46BDBE79"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42" w:history="1">
        <w:r w:rsidR="004E7C5B" w:rsidRPr="00F04789">
          <w:rPr>
            <w:rStyle w:val="Hyperlink"/>
            <w:rFonts w:ascii="Times New Roman" w:hAnsi="Times New Roman" w:cs="Times New Roman"/>
            <w:noProof/>
          </w:rPr>
          <w:t>Hình 3</w:t>
        </w:r>
        <w:r w:rsidR="004E7C5B" w:rsidRPr="00F04789">
          <w:rPr>
            <w:rStyle w:val="Hyperlink"/>
            <w:rFonts w:ascii="Times New Roman" w:hAnsi="Times New Roman" w:cs="Times New Roman"/>
            <w:noProof/>
          </w:rPr>
          <w:noBreakHyphen/>
          <w:t>1</w:t>
        </w:r>
        <w:r w:rsidR="004E7C5B" w:rsidRPr="00F04789">
          <w:rPr>
            <w:rStyle w:val="Hyperlink"/>
            <w:rFonts w:ascii="Times New Roman" w:hAnsi="Times New Roman" w:cs="Times New Roman"/>
            <w:noProof/>
            <w:lang w:val="en-US"/>
          </w:rPr>
          <w:t>: Sau khi download file iso EVE-NG</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_Toc171346442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14</w:t>
        </w:r>
        <w:r w:rsidR="004E7C5B" w:rsidRPr="00F04789">
          <w:rPr>
            <w:rFonts w:ascii="Times New Roman" w:hAnsi="Times New Roman" w:cs="Times New Roman"/>
            <w:noProof/>
            <w:webHidden/>
          </w:rPr>
          <w:fldChar w:fldCharType="end"/>
        </w:r>
      </w:hyperlink>
    </w:p>
    <w:p w14:paraId="533F77B9" w14:textId="6FD7ED53"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43" w:history="1">
        <w:r w:rsidR="004E7C5B" w:rsidRPr="00F04789">
          <w:rPr>
            <w:rStyle w:val="Hyperlink"/>
            <w:rFonts w:ascii="Times New Roman" w:hAnsi="Times New Roman" w:cs="Times New Roman"/>
            <w:noProof/>
          </w:rPr>
          <w:t>Hình 3</w:t>
        </w:r>
        <w:r w:rsidR="004E7C5B" w:rsidRPr="00F04789">
          <w:rPr>
            <w:rStyle w:val="Hyperlink"/>
            <w:rFonts w:ascii="Times New Roman" w:hAnsi="Times New Roman" w:cs="Times New Roman"/>
            <w:noProof/>
          </w:rPr>
          <w:noBreakHyphen/>
          <w:t>2</w:t>
        </w:r>
        <w:r w:rsidR="004E7C5B" w:rsidRPr="00F04789">
          <w:rPr>
            <w:rStyle w:val="Hyperlink"/>
            <w:rFonts w:ascii="Times New Roman" w:hAnsi="Times New Roman" w:cs="Times New Roman"/>
            <w:noProof/>
            <w:lang w:val="en-US"/>
          </w:rPr>
          <w:t>: Giao diện của VMWare Workstation Pro</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_Toc171346443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14</w:t>
        </w:r>
        <w:r w:rsidR="004E7C5B" w:rsidRPr="00F04789">
          <w:rPr>
            <w:rFonts w:ascii="Times New Roman" w:hAnsi="Times New Roman" w:cs="Times New Roman"/>
            <w:noProof/>
            <w:webHidden/>
          </w:rPr>
          <w:fldChar w:fldCharType="end"/>
        </w:r>
      </w:hyperlink>
    </w:p>
    <w:p w14:paraId="44E0C5E1" w14:textId="441620DD"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44" w:history="1">
        <w:r w:rsidR="004E7C5B" w:rsidRPr="00F04789">
          <w:rPr>
            <w:rStyle w:val="Hyperlink"/>
            <w:rFonts w:ascii="Times New Roman" w:hAnsi="Times New Roman" w:cs="Times New Roman"/>
            <w:noProof/>
          </w:rPr>
          <w:t>Hình 3</w:t>
        </w:r>
        <w:r w:rsidR="004E7C5B" w:rsidRPr="00F04789">
          <w:rPr>
            <w:rStyle w:val="Hyperlink"/>
            <w:rFonts w:ascii="Times New Roman" w:hAnsi="Times New Roman" w:cs="Times New Roman"/>
            <w:noProof/>
          </w:rPr>
          <w:noBreakHyphen/>
          <w:t>3</w:t>
        </w:r>
        <w:r w:rsidR="004E7C5B" w:rsidRPr="00F04789">
          <w:rPr>
            <w:rStyle w:val="Hyperlink"/>
            <w:rFonts w:ascii="Times New Roman" w:hAnsi="Times New Roman" w:cs="Times New Roman"/>
            <w:noProof/>
            <w:lang w:val="en-US"/>
          </w:rPr>
          <w:t>: File EVE-CE.ovf</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_Toc171346444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15</w:t>
        </w:r>
        <w:r w:rsidR="004E7C5B" w:rsidRPr="00F04789">
          <w:rPr>
            <w:rFonts w:ascii="Times New Roman" w:hAnsi="Times New Roman" w:cs="Times New Roman"/>
            <w:noProof/>
            <w:webHidden/>
          </w:rPr>
          <w:fldChar w:fldCharType="end"/>
        </w:r>
      </w:hyperlink>
    </w:p>
    <w:p w14:paraId="7E142220" w14:textId="7657CF08"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45" w:history="1">
        <w:r w:rsidR="004E7C5B" w:rsidRPr="00F04789">
          <w:rPr>
            <w:rStyle w:val="Hyperlink"/>
            <w:rFonts w:ascii="Times New Roman" w:hAnsi="Times New Roman" w:cs="Times New Roman"/>
            <w:noProof/>
          </w:rPr>
          <w:t>Hình 3</w:t>
        </w:r>
        <w:r w:rsidR="004E7C5B" w:rsidRPr="00F04789">
          <w:rPr>
            <w:rStyle w:val="Hyperlink"/>
            <w:rFonts w:ascii="Times New Roman" w:hAnsi="Times New Roman" w:cs="Times New Roman"/>
            <w:noProof/>
          </w:rPr>
          <w:noBreakHyphen/>
          <w:t>4</w:t>
        </w:r>
        <w:r w:rsidR="004E7C5B" w:rsidRPr="00F04789">
          <w:rPr>
            <w:rStyle w:val="Hyperlink"/>
            <w:rFonts w:ascii="Times New Roman" w:hAnsi="Times New Roman" w:cs="Times New Roman"/>
            <w:noProof/>
            <w:lang w:val="en-US"/>
          </w:rPr>
          <w:t>: Mục Settings của máy ảo</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_Toc171346445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16</w:t>
        </w:r>
        <w:r w:rsidR="004E7C5B" w:rsidRPr="00F04789">
          <w:rPr>
            <w:rFonts w:ascii="Times New Roman" w:hAnsi="Times New Roman" w:cs="Times New Roman"/>
            <w:noProof/>
            <w:webHidden/>
          </w:rPr>
          <w:fldChar w:fldCharType="end"/>
        </w:r>
      </w:hyperlink>
    </w:p>
    <w:p w14:paraId="656E1A36" w14:textId="36E9DC06"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46" w:history="1">
        <w:r w:rsidR="004E7C5B" w:rsidRPr="00F04789">
          <w:rPr>
            <w:rStyle w:val="Hyperlink"/>
            <w:rFonts w:ascii="Times New Roman" w:hAnsi="Times New Roman" w:cs="Times New Roman"/>
            <w:noProof/>
          </w:rPr>
          <w:t>Hình 3</w:t>
        </w:r>
        <w:r w:rsidR="004E7C5B" w:rsidRPr="00F04789">
          <w:rPr>
            <w:rStyle w:val="Hyperlink"/>
            <w:rFonts w:ascii="Times New Roman" w:hAnsi="Times New Roman" w:cs="Times New Roman"/>
            <w:noProof/>
          </w:rPr>
          <w:noBreakHyphen/>
          <w:t>5</w:t>
        </w:r>
        <w:r w:rsidR="004E7C5B" w:rsidRPr="00F04789">
          <w:rPr>
            <w:rStyle w:val="Hyperlink"/>
            <w:rFonts w:ascii="Times New Roman" w:hAnsi="Times New Roman" w:cs="Times New Roman"/>
            <w:noProof/>
            <w:lang w:val="en-US"/>
          </w:rPr>
          <w:t>: EVE-NG sau khi cài đặt</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_Toc171346446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16</w:t>
        </w:r>
        <w:r w:rsidR="004E7C5B" w:rsidRPr="00F04789">
          <w:rPr>
            <w:rFonts w:ascii="Times New Roman" w:hAnsi="Times New Roman" w:cs="Times New Roman"/>
            <w:noProof/>
            <w:webHidden/>
          </w:rPr>
          <w:fldChar w:fldCharType="end"/>
        </w:r>
      </w:hyperlink>
    </w:p>
    <w:p w14:paraId="4BF07BBC" w14:textId="641A1C07"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47" w:history="1">
        <w:r w:rsidR="004E7C5B" w:rsidRPr="00F04789">
          <w:rPr>
            <w:rStyle w:val="Hyperlink"/>
            <w:rFonts w:ascii="Times New Roman" w:hAnsi="Times New Roman" w:cs="Times New Roman"/>
            <w:noProof/>
          </w:rPr>
          <w:t>Hình 3</w:t>
        </w:r>
        <w:r w:rsidR="004E7C5B" w:rsidRPr="00F04789">
          <w:rPr>
            <w:rStyle w:val="Hyperlink"/>
            <w:rFonts w:ascii="Times New Roman" w:hAnsi="Times New Roman" w:cs="Times New Roman"/>
            <w:noProof/>
          </w:rPr>
          <w:noBreakHyphen/>
          <w:t>6</w:t>
        </w:r>
        <w:r w:rsidR="004E7C5B" w:rsidRPr="00F04789">
          <w:rPr>
            <w:rStyle w:val="Hyperlink"/>
            <w:rFonts w:ascii="Times New Roman" w:hAnsi="Times New Roman" w:cs="Times New Roman"/>
            <w:noProof/>
            <w:lang w:val="en-US"/>
          </w:rPr>
          <w:t>: Màn hình đăng nhập của EVE-NG</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_Toc171346447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17</w:t>
        </w:r>
        <w:r w:rsidR="004E7C5B" w:rsidRPr="00F04789">
          <w:rPr>
            <w:rFonts w:ascii="Times New Roman" w:hAnsi="Times New Roman" w:cs="Times New Roman"/>
            <w:noProof/>
            <w:webHidden/>
          </w:rPr>
          <w:fldChar w:fldCharType="end"/>
        </w:r>
      </w:hyperlink>
    </w:p>
    <w:p w14:paraId="63C7A746" w14:textId="4543CB12"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48" w:history="1">
        <w:r w:rsidR="004E7C5B" w:rsidRPr="00F04789">
          <w:rPr>
            <w:rStyle w:val="Hyperlink"/>
            <w:rFonts w:ascii="Times New Roman" w:hAnsi="Times New Roman" w:cs="Times New Roman"/>
            <w:noProof/>
          </w:rPr>
          <w:t>Hình 3</w:t>
        </w:r>
        <w:r w:rsidR="004E7C5B" w:rsidRPr="00F04789">
          <w:rPr>
            <w:rStyle w:val="Hyperlink"/>
            <w:rFonts w:ascii="Times New Roman" w:hAnsi="Times New Roman" w:cs="Times New Roman"/>
            <w:noProof/>
          </w:rPr>
          <w:noBreakHyphen/>
          <w:t>7</w:t>
        </w:r>
        <w:r w:rsidR="004E7C5B" w:rsidRPr="00F04789">
          <w:rPr>
            <w:rStyle w:val="Hyperlink"/>
            <w:rFonts w:ascii="Times New Roman" w:hAnsi="Times New Roman" w:cs="Times New Roman"/>
            <w:noProof/>
            <w:lang w:val="en-US"/>
          </w:rPr>
          <w:t>: Đăng nhập vào WinSCP</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_Toc171346448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18</w:t>
        </w:r>
        <w:r w:rsidR="004E7C5B" w:rsidRPr="00F04789">
          <w:rPr>
            <w:rFonts w:ascii="Times New Roman" w:hAnsi="Times New Roman" w:cs="Times New Roman"/>
            <w:noProof/>
            <w:webHidden/>
          </w:rPr>
          <w:fldChar w:fldCharType="end"/>
        </w:r>
      </w:hyperlink>
    </w:p>
    <w:p w14:paraId="7D69094F" w14:textId="24042A01"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49" w:history="1">
        <w:r w:rsidR="004E7C5B" w:rsidRPr="00F04789">
          <w:rPr>
            <w:rStyle w:val="Hyperlink"/>
            <w:rFonts w:ascii="Times New Roman" w:hAnsi="Times New Roman" w:cs="Times New Roman"/>
            <w:noProof/>
          </w:rPr>
          <w:t>Hình 3</w:t>
        </w:r>
        <w:r w:rsidR="004E7C5B" w:rsidRPr="00F04789">
          <w:rPr>
            <w:rStyle w:val="Hyperlink"/>
            <w:rFonts w:ascii="Times New Roman" w:hAnsi="Times New Roman" w:cs="Times New Roman"/>
            <w:noProof/>
          </w:rPr>
          <w:noBreakHyphen/>
          <w:t>8</w:t>
        </w:r>
        <w:r w:rsidR="004E7C5B" w:rsidRPr="00F04789">
          <w:rPr>
            <w:rStyle w:val="Hyperlink"/>
            <w:rFonts w:ascii="Times New Roman" w:hAnsi="Times New Roman" w:cs="Times New Roman"/>
            <w:noProof/>
            <w:lang w:val="en-US"/>
          </w:rPr>
          <w:t>: Giao diện của WinSCP sau khi thêm image</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_Toc171346449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19</w:t>
        </w:r>
        <w:r w:rsidR="004E7C5B" w:rsidRPr="00F04789">
          <w:rPr>
            <w:rFonts w:ascii="Times New Roman" w:hAnsi="Times New Roman" w:cs="Times New Roman"/>
            <w:noProof/>
            <w:webHidden/>
          </w:rPr>
          <w:fldChar w:fldCharType="end"/>
        </w:r>
      </w:hyperlink>
    </w:p>
    <w:p w14:paraId="41971695" w14:textId="0BCA0570"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50" w:history="1">
        <w:r w:rsidR="004E7C5B" w:rsidRPr="00F04789">
          <w:rPr>
            <w:rStyle w:val="Hyperlink"/>
            <w:rFonts w:ascii="Times New Roman" w:hAnsi="Times New Roman" w:cs="Times New Roman"/>
            <w:noProof/>
          </w:rPr>
          <w:t>Hình 3</w:t>
        </w:r>
        <w:r w:rsidR="004E7C5B" w:rsidRPr="00F04789">
          <w:rPr>
            <w:rStyle w:val="Hyperlink"/>
            <w:rFonts w:ascii="Times New Roman" w:hAnsi="Times New Roman" w:cs="Times New Roman"/>
            <w:noProof/>
          </w:rPr>
          <w:noBreakHyphen/>
          <w:t>9</w:t>
        </w:r>
        <w:r w:rsidR="004E7C5B" w:rsidRPr="00F04789">
          <w:rPr>
            <w:rStyle w:val="Hyperlink"/>
            <w:rFonts w:ascii="Times New Roman" w:hAnsi="Times New Roman" w:cs="Times New Roman"/>
            <w:noProof/>
            <w:lang w:val="en-US"/>
          </w:rPr>
          <w:t>: Thêm Router vào mô hình mạng</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_Toc171346450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20</w:t>
        </w:r>
        <w:r w:rsidR="004E7C5B" w:rsidRPr="00F04789">
          <w:rPr>
            <w:rFonts w:ascii="Times New Roman" w:hAnsi="Times New Roman" w:cs="Times New Roman"/>
            <w:noProof/>
            <w:webHidden/>
          </w:rPr>
          <w:fldChar w:fldCharType="end"/>
        </w:r>
      </w:hyperlink>
    </w:p>
    <w:p w14:paraId="5C4A27C5" w14:textId="79771F4B"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51" w:history="1">
        <w:r w:rsidR="004E7C5B" w:rsidRPr="00F04789">
          <w:rPr>
            <w:rStyle w:val="Hyperlink"/>
            <w:rFonts w:ascii="Times New Roman" w:hAnsi="Times New Roman" w:cs="Times New Roman"/>
            <w:noProof/>
          </w:rPr>
          <w:t>Hình 3</w:t>
        </w:r>
        <w:r w:rsidR="004E7C5B" w:rsidRPr="00F04789">
          <w:rPr>
            <w:rStyle w:val="Hyperlink"/>
            <w:rFonts w:ascii="Times New Roman" w:hAnsi="Times New Roman" w:cs="Times New Roman"/>
            <w:noProof/>
          </w:rPr>
          <w:noBreakHyphen/>
          <w:t>10</w:t>
        </w:r>
        <w:r w:rsidR="004E7C5B" w:rsidRPr="00F04789">
          <w:rPr>
            <w:rStyle w:val="Hyperlink"/>
            <w:rFonts w:ascii="Times New Roman" w:hAnsi="Times New Roman" w:cs="Times New Roman"/>
            <w:noProof/>
            <w:lang w:val="en-US"/>
          </w:rPr>
          <w:t>: Thêm Switch Layer 2 và Switch Layer 3 (2 Switch có thể dùng 1 image)</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_Toc171346451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21</w:t>
        </w:r>
        <w:r w:rsidR="004E7C5B" w:rsidRPr="00F04789">
          <w:rPr>
            <w:rFonts w:ascii="Times New Roman" w:hAnsi="Times New Roman" w:cs="Times New Roman"/>
            <w:noProof/>
            <w:webHidden/>
          </w:rPr>
          <w:fldChar w:fldCharType="end"/>
        </w:r>
      </w:hyperlink>
    </w:p>
    <w:p w14:paraId="23E4A203" w14:textId="7E7B60E7"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52" w:history="1">
        <w:r w:rsidR="004E7C5B" w:rsidRPr="00F04789">
          <w:rPr>
            <w:rStyle w:val="Hyperlink"/>
            <w:rFonts w:ascii="Times New Roman" w:hAnsi="Times New Roman" w:cs="Times New Roman"/>
            <w:noProof/>
          </w:rPr>
          <w:t>Hình 3</w:t>
        </w:r>
        <w:r w:rsidR="004E7C5B" w:rsidRPr="00F04789">
          <w:rPr>
            <w:rStyle w:val="Hyperlink"/>
            <w:rFonts w:ascii="Times New Roman" w:hAnsi="Times New Roman" w:cs="Times New Roman"/>
            <w:noProof/>
          </w:rPr>
          <w:noBreakHyphen/>
          <w:t>11</w:t>
        </w:r>
        <w:r w:rsidR="004E7C5B" w:rsidRPr="00F04789">
          <w:rPr>
            <w:rStyle w:val="Hyperlink"/>
            <w:rFonts w:ascii="Times New Roman" w:hAnsi="Times New Roman" w:cs="Times New Roman"/>
            <w:noProof/>
            <w:lang w:val="en-US"/>
          </w:rPr>
          <w:t>: Thêm VPCs</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_Toc171346452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22</w:t>
        </w:r>
        <w:r w:rsidR="004E7C5B" w:rsidRPr="00F04789">
          <w:rPr>
            <w:rFonts w:ascii="Times New Roman" w:hAnsi="Times New Roman" w:cs="Times New Roman"/>
            <w:noProof/>
            <w:webHidden/>
          </w:rPr>
          <w:fldChar w:fldCharType="end"/>
        </w:r>
      </w:hyperlink>
    </w:p>
    <w:p w14:paraId="152800B8" w14:textId="0F14F9AB"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53" w:history="1">
        <w:r w:rsidR="004E7C5B" w:rsidRPr="00F04789">
          <w:rPr>
            <w:rStyle w:val="Hyperlink"/>
            <w:rFonts w:ascii="Times New Roman" w:hAnsi="Times New Roman" w:cs="Times New Roman"/>
            <w:noProof/>
          </w:rPr>
          <w:t>Hình 3</w:t>
        </w:r>
        <w:r w:rsidR="004E7C5B" w:rsidRPr="00F04789">
          <w:rPr>
            <w:rStyle w:val="Hyperlink"/>
            <w:rFonts w:ascii="Times New Roman" w:hAnsi="Times New Roman" w:cs="Times New Roman"/>
            <w:noProof/>
          </w:rPr>
          <w:noBreakHyphen/>
          <w:t>12</w:t>
        </w:r>
        <w:r w:rsidR="004E7C5B" w:rsidRPr="00F04789">
          <w:rPr>
            <w:rStyle w:val="Hyperlink"/>
            <w:rFonts w:ascii="Times New Roman" w:hAnsi="Times New Roman" w:cs="Times New Roman"/>
            <w:noProof/>
            <w:lang w:val="en-US"/>
          </w:rPr>
          <w:t>: Giao diện của Linux Server (Ubuntu 18.04.06-desktop)</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_Toc171346453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23</w:t>
        </w:r>
        <w:r w:rsidR="004E7C5B" w:rsidRPr="00F04789">
          <w:rPr>
            <w:rFonts w:ascii="Times New Roman" w:hAnsi="Times New Roman" w:cs="Times New Roman"/>
            <w:noProof/>
            <w:webHidden/>
          </w:rPr>
          <w:fldChar w:fldCharType="end"/>
        </w:r>
      </w:hyperlink>
    </w:p>
    <w:p w14:paraId="3AB04C17" w14:textId="4335812D"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54" w:history="1">
        <w:r w:rsidR="004E7C5B" w:rsidRPr="00F04789">
          <w:rPr>
            <w:rStyle w:val="Hyperlink"/>
            <w:rFonts w:ascii="Times New Roman" w:hAnsi="Times New Roman" w:cs="Times New Roman"/>
            <w:noProof/>
          </w:rPr>
          <w:t>Hình 3</w:t>
        </w:r>
        <w:r w:rsidR="004E7C5B" w:rsidRPr="00F04789">
          <w:rPr>
            <w:rStyle w:val="Hyperlink"/>
            <w:rFonts w:ascii="Times New Roman" w:hAnsi="Times New Roman" w:cs="Times New Roman"/>
            <w:noProof/>
          </w:rPr>
          <w:noBreakHyphen/>
          <w:t>13</w:t>
        </w:r>
        <w:r w:rsidR="004E7C5B" w:rsidRPr="00F04789">
          <w:rPr>
            <w:rStyle w:val="Hyperlink"/>
            <w:rFonts w:ascii="Times New Roman" w:hAnsi="Times New Roman" w:cs="Times New Roman"/>
            <w:noProof/>
            <w:lang w:val="en-US"/>
          </w:rPr>
          <w:t>: Kiểm tra phiên bản Netmiko</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_Toc171346454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24</w:t>
        </w:r>
        <w:r w:rsidR="004E7C5B" w:rsidRPr="00F04789">
          <w:rPr>
            <w:rFonts w:ascii="Times New Roman" w:hAnsi="Times New Roman" w:cs="Times New Roman"/>
            <w:noProof/>
            <w:webHidden/>
          </w:rPr>
          <w:fldChar w:fldCharType="end"/>
        </w:r>
      </w:hyperlink>
    </w:p>
    <w:p w14:paraId="1863DF81" w14:textId="5DA8681E"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55" w:history="1">
        <w:r w:rsidR="004E7C5B" w:rsidRPr="00F04789">
          <w:rPr>
            <w:rStyle w:val="Hyperlink"/>
            <w:rFonts w:ascii="Times New Roman" w:hAnsi="Times New Roman" w:cs="Times New Roman"/>
            <w:noProof/>
          </w:rPr>
          <w:t>Hình 3</w:t>
        </w:r>
        <w:r w:rsidR="004E7C5B" w:rsidRPr="00F04789">
          <w:rPr>
            <w:rStyle w:val="Hyperlink"/>
            <w:rFonts w:ascii="Times New Roman" w:hAnsi="Times New Roman" w:cs="Times New Roman"/>
            <w:noProof/>
          </w:rPr>
          <w:noBreakHyphen/>
          <w:t>14</w:t>
        </w:r>
        <w:r w:rsidR="004E7C5B" w:rsidRPr="00F04789">
          <w:rPr>
            <w:rStyle w:val="Hyperlink"/>
            <w:rFonts w:ascii="Times New Roman" w:hAnsi="Times New Roman" w:cs="Times New Roman"/>
            <w:noProof/>
            <w:lang w:val="en-US"/>
          </w:rPr>
          <w:t>: Kiểm tra phiên bản của Ansible</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_Toc171346455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24</w:t>
        </w:r>
        <w:r w:rsidR="004E7C5B" w:rsidRPr="00F04789">
          <w:rPr>
            <w:rFonts w:ascii="Times New Roman" w:hAnsi="Times New Roman" w:cs="Times New Roman"/>
            <w:noProof/>
            <w:webHidden/>
          </w:rPr>
          <w:fldChar w:fldCharType="end"/>
        </w:r>
      </w:hyperlink>
    </w:p>
    <w:p w14:paraId="4A8226D6" w14:textId="7B5F2F1F"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56" w:history="1">
        <w:r w:rsidR="004E7C5B" w:rsidRPr="00F04789">
          <w:rPr>
            <w:rStyle w:val="Hyperlink"/>
            <w:rFonts w:ascii="Times New Roman" w:hAnsi="Times New Roman" w:cs="Times New Roman"/>
            <w:noProof/>
          </w:rPr>
          <w:t>Hình 3</w:t>
        </w:r>
        <w:r w:rsidR="004E7C5B" w:rsidRPr="00F04789">
          <w:rPr>
            <w:rStyle w:val="Hyperlink"/>
            <w:rFonts w:ascii="Times New Roman" w:hAnsi="Times New Roman" w:cs="Times New Roman"/>
            <w:noProof/>
          </w:rPr>
          <w:noBreakHyphen/>
          <w:t>15</w:t>
        </w:r>
        <w:r w:rsidR="004E7C5B" w:rsidRPr="00F04789">
          <w:rPr>
            <w:rStyle w:val="Hyperlink"/>
            <w:rFonts w:ascii="Times New Roman" w:hAnsi="Times New Roman" w:cs="Times New Roman"/>
            <w:noProof/>
            <w:lang w:val="en-US"/>
          </w:rPr>
          <w:t>: Các thư mục trong folder ansible</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_Toc171346456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25</w:t>
        </w:r>
        <w:r w:rsidR="004E7C5B" w:rsidRPr="00F04789">
          <w:rPr>
            <w:rFonts w:ascii="Times New Roman" w:hAnsi="Times New Roman" w:cs="Times New Roman"/>
            <w:noProof/>
            <w:webHidden/>
          </w:rPr>
          <w:fldChar w:fldCharType="end"/>
        </w:r>
      </w:hyperlink>
    </w:p>
    <w:p w14:paraId="7E18CAD0" w14:textId="3FD6E89F"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57" w:history="1">
        <w:r w:rsidR="004E7C5B" w:rsidRPr="00F04789">
          <w:rPr>
            <w:rStyle w:val="Hyperlink"/>
            <w:rFonts w:ascii="Times New Roman" w:hAnsi="Times New Roman" w:cs="Times New Roman"/>
            <w:noProof/>
          </w:rPr>
          <w:t>Hình 3</w:t>
        </w:r>
        <w:r w:rsidR="004E7C5B" w:rsidRPr="00F04789">
          <w:rPr>
            <w:rStyle w:val="Hyperlink"/>
            <w:rFonts w:ascii="Times New Roman" w:hAnsi="Times New Roman" w:cs="Times New Roman"/>
            <w:noProof/>
          </w:rPr>
          <w:noBreakHyphen/>
          <w:t>16</w:t>
        </w:r>
        <w:r w:rsidR="004E7C5B" w:rsidRPr="00F04789">
          <w:rPr>
            <w:rStyle w:val="Hyperlink"/>
            <w:rFonts w:ascii="Times New Roman" w:hAnsi="Times New Roman" w:cs="Times New Roman"/>
            <w:noProof/>
            <w:lang w:val="en-US"/>
          </w:rPr>
          <w:t>: File hosts</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_Toc171346457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25</w:t>
        </w:r>
        <w:r w:rsidR="004E7C5B" w:rsidRPr="00F04789">
          <w:rPr>
            <w:rFonts w:ascii="Times New Roman" w:hAnsi="Times New Roman" w:cs="Times New Roman"/>
            <w:noProof/>
            <w:webHidden/>
          </w:rPr>
          <w:fldChar w:fldCharType="end"/>
        </w:r>
      </w:hyperlink>
    </w:p>
    <w:p w14:paraId="18297D0F" w14:textId="48C75686"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58" w:history="1">
        <w:r w:rsidR="004E7C5B" w:rsidRPr="00F04789">
          <w:rPr>
            <w:rStyle w:val="Hyperlink"/>
            <w:rFonts w:ascii="Times New Roman" w:hAnsi="Times New Roman" w:cs="Times New Roman"/>
            <w:noProof/>
          </w:rPr>
          <w:t>Hình 3</w:t>
        </w:r>
        <w:r w:rsidR="004E7C5B" w:rsidRPr="00F04789">
          <w:rPr>
            <w:rStyle w:val="Hyperlink"/>
            <w:rFonts w:ascii="Times New Roman" w:hAnsi="Times New Roman" w:cs="Times New Roman"/>
            <w:noProof/>
          </w:rPr>
          <w:noBreakHyphen/>
          <w:t>17</w:t>
        </w:r>
        <w:r w:rsidR="004E7C5B" w:rsidRPr="00F04789">
          <w:rPr>
            <w:rStyle w:val="Hyperlink"/>
            <w:rFonts w:ascii="Times New Roman" w:hAnsi="Times New Roman" w:cs="Times New Roman"/>
            <w:noProof/>
            <w:lang w:val="en-US"/>
          </w:rPr>
          <w:t>: File Core_config.yml</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_Toc171346458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26</w:t>
        </w:r>
        <w:r w:rsidR="004E7C5B" w:rsidRPr="00F04789">
          <w:rPr>
            <w:rFonts w:ascii="Times New Roman" w:hAnsi="Times New Roman" w:cs="Times New Roman"/>
            <w:noProof/>
            <w:webHidden/>
          </w:rPr>
          <w:fldChar w:fldCharType="end"/>
        </w:r>
      </w:hyperlink>
    </w:p>
    <w:p w14:paraId="0AAF66B8" w14:textId="5393CEAB"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59" w:history="1">
        <w:r w:rsidR="004E7C5B" w:rsidRPr="00F04789">
          <w:rPr>
            <w:rStyle w:val="Hyperlink"/>
            <w:rFonts w:ascii="Times New Roman" w:hAnsi="Times New Roman" w:cs="Times New Roman"/>
            <w:noProof/>
          </w:rPr>
          <w:t>Hình 3</w:t>
        </w:r>
        <w:r w:rsidR="004E7C5B" w:rsidRPr="00F04789">
          <w:rPr>
            <w:rStyle w:val="Hyperlink"/>
            <w:rFonts w:ascii="Times New Roman" w:hAnsi="Times New Roman" w:cs="Times New Roman"/>
            <w:noProof/>
          </w:rPr>
          <w:noBreakHyphen/>
          <w:t>18</w:t>
        </w:r>
        <w:r w:rsidR="004E7C5B" w:rsidRPr="00F04789">
          <w:rPr>
            <w:rStyle w:val="Hyperlink"/>
            <w:rFonts w:ascii="Times New Roman" w:hAnsi="Times New Roman" w:cs="Times New Roman"/>
            <w:noProof/>
            <w:lang w:val="en-US"/>
          </w:rPr>
          <w:t>: Sau khi chạy file yml</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_Toc171346459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27</w:t>
        </w:r>
        <w:r w:rsidR="004E7C5B" w:rsidRPr="00F04789">
          <w:rPr>
            <w:rFonts w:ascii="Times New Roman" w:hAnsi="Times New Roman" w:cs="Times New Roman"/>
            <w:noProof/>
            <w:webHidden/>
          </w:rPr>
          <w:fldChar w:fldCharType="end"/>
        </w:r>
      </w:hyperlink>
    </w:p>
    <w:p w14:paraId="06045227" w14:textId="1DD44716"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60" w:history="1">
        <w:r w:rsidR="004E7C5B" w:rsidRPr="00F04789">
          <w:rPr>
            <w:rStyle w:val="Hyperlink"/>
            <w:rFonts w:ascii="Times New Roman" w:hAnsi="Times New Roman" w:cs="Times New Roman"/>
            <w:noProof/>
          </w:rPr>
          <w:t>Hình 3</w:t>
        </w:r>
        <w:r w:rsidR="004E7C5B" w:rsidRPr="00F04789">
          <w:rPr>
            <w:rStyle w:val="Hyperlink"/>
            <w:rFonts w:ascii="Times New Roman" w:hAnsi="Times New Roman" w:cs="Times New Roman"/>
            <w:noProof/>
          </w:rPr>
          <w:noBreakHyphen/>
          <w:t>19</w:t>
        </w:r>
        <w:r w:rsidR="004E7C5B" w:rsidRPr="00F04789">
          <w:rPr>
            <w:rStyle w:val="Hyperlink"/>
            <w:rFonts w:ascii="Times New Roman" w:hAnsi="Times New Roman" w:cs="Times New Roman"/>
            <w:noProof/>
            <w:lang w:val="en-US"/>
          </w:rPr>
          <w:t>: Kiểm tra các cấu hình sau khi chạy Ansible</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_Toc171346460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28</w:t>
        </w:r>
        <w:r w:rsidR="004E7C5B" w:rsidRPr="00F04789">
          <w:rPr>
            <w:rFonts w:ascii="Times New Roman" w:hAnsi="Times New Roman" w:cs="Times New Roman"/>
            <w:noProof/>
            <w:webHidden/>
          </w:rPr>
          <w:fldChar w:fldCharType="end"/>
        </w:r>
      </w:hyperlink>
    </w:p>
    <w:p w14:paraId="6ED04335" w14:textId="6DE4C37F"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61" w:history="1">
        <w:r w:rsidR="004E7C5B" w:rsidRPr="00F04789">
          <w:rPr>
            <w:rStyle w:val="Hyperlink"/>
            <w:rFonts w:ascii="Times New Roman" w:hAnsi="Times New Roman" w:cs="Times New Roman"/>
            <w:noProof/>
          </w:rPr>
          <w:t>Hình 4</w:t>
        </w:r>
        <w:r w:rsidR="004E7C5B" w:rsidRPr="00F04789">
          <w:rPr>
            <w:rStyle w:val="Hyperlink"/>
            <w:rFonts w:ascii="Times New Roman" w:hAnsi="Times New Roman" w:cs="Times New Roman"/>
            <w:noProof/>
          </w:rPr>
          <w:noBreakHyphen/>
          <w:t>1</w:t>
        </w:r>
        <w:r w:rsidR="004E7C5B" w:rsidRPr="00F04789">
          <w:rPr>
            <w:rStyle w:val="Hyperlink"/>
            <w:rFonts w:ascii="Times New Roman" w:hAnsi="Times New Roman" w:cs="Times New Roman"/>
            <w:noProof/>
            <w:lang w:val="en-US"/>
          </w:rPr>
          <w:t>: Bật chế độ SSH trên Switch Core 1</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_Toc171346461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30</w:t>
        </w:r>
        <w:r w:rsidR="004E7C5B" w:rsidRPr="00F04789">
          <w:rPr>
            <w:rFonts w:ascii="Times New Roman" w:hAnsi="Times New Roman" w:cs="Times New Roman"/>
            <w:noProof/>
            <w:webHidden/>
          </w:rPr>
          <w:fldChar w:fldCharType="end"/>
        </w:r>
      </w:hyperlink>
    </w:p>
    <w:p w14:paraId="46AF4C6D" w14:textId="5BFD5257"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62" w:history="1">
        <w:r w:rsidR="004E7C5B" w:rsidRPr="00F04789">
          <w:rPr>
            <w:rStyle w:val="Hyperlink"/>
            <w:rFonts w:ascii="Times New Roman" w:hAnsi="Times New Roman" w:cs="Times New Roman"/>
            <w:noProof/>
          </w:rPr>
          <w:t>Hình 4</w:t>
        </w:r>
        <w:r w:rsidR="004E7C5B" w:rsidRPr="00F04789">
          <w:rPr>
            <w:rStyle w:val="Hyperlink"/>
            <w:rFonts w:ascii="Times New Roman" w:hAnsi="Times New Roman" w:cs="Times New Roman"/>
            <w:noProof/>
          </w:rPr>
          <w:noBreakHyphen/>
          <w:t>2</w:t>
        </w:r>
        <w:r w:rsidR="004E7C5B" w:rsidRPr="00F04789">
          <w:rPr>
            <w:rStyle w:val="Hyperlink"/>
            <w:rFonts w:ascii="Times New Roman" w:hAnsi="Times New Roman" w:cs="Times New Roman"/>
            <w:noProof/>
            <w:lang w:val="en-US"/>
          </w:rPr>
          <w:t>: Cấp địa chỉ IP cho Switch Core 1 để SSH đến</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_Toc171346462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31</w:t>
        </w:r>
        <w:r w:rsidR="004E7C5B" w:rsidRPr="00F04789">
          <w:rPr>
            <w:rFonts w:ascii="Times New Roman" w:hAnsi="Times New Roman" w:cs="Times New Roman"/>
            <w:noProof/>
            <w:webHidden/>
          </w:rPr>
          <w:fldChar w:fldCharType="end"/>
        </w:r>
      </w:hyperlink>
    </w:p>
    <w:p w14:paraId="4E13DB52" w14:textId="3AB1E88D"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63" w:history="1">
        <w:r w:rsidR="004E7C5B" w:rsidRPr="00F04789">
          <w:rPr>
            <w:rStyle w:val="Hyperlink"/>
            <w:rFonts w:ascii="Times New Roman" w:hAnsi="Times New Roman" w:cs="Times New Roman"/>
            <w:noProof/>
          </w:rPr>
          <w:t>Hình 4</w:t>
        </w:r>
        <w:r w:rsidR="004E7C5B" w:rsidRPr="00F04789">
          <w:rPr>
            <w:rStyle w:val="Hyperlink"/>
            <w:rFonts w:ascii="Times New Roman" w:hAnsi="Times New Roman" w:cs="Times New Roman"/>
            <w:noProof/>
          </w:rPr>
          <w:noBreakHyphen/>
          <w:t>3</w:t>
        </w:r>
        <w:r w:rsidR="004E7C5B" w:rsidRPr="00F04789">
          <w:rPr>
            <w:rStyle w:val="Hyperlink"/>
            <w:rFonts w:ascii="Times New Roman" w:hAnsi="Times New Roman" w:cs="Times New Roman"/>
            <w:noProof/>
            <w:lang w:val="en-US"/>
          </w:rPr>
          <w:t>: Các file kịch bản</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_Toc171346463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32</w:t>
        </w:r>
        <w:r w:rsidR="004E7C5B" w:rsidRPr="00F04789">
          <w:rPr>
            <w:rFonts w:ascii="Times New Roman" w:hAnsi="Times New Roman" w:cs="Times New Roman"/>
            <w:noProof/>
            <w:webHidden/>
          </w:rPr>
          <w:fldChar w:fldCharType="end"/>
        </w:r>
      </w:hyperlink>
    </w:p>
    <w:p w14:paraId="6AD1BDF1" w14:textId="0464B3BC"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64" w:history="1">
        <w:r w:rsidR="004E7C5B" w:rsidRPr="00F04789">
          <w:rPr>
            <w:rStyle w:val="Hyperlink"/>
            <w:rFonts w:ascii="Times New Roman" w:hAnsi="Times New Roman" w:cs="Times New Roman"/>
            <w:noProof/>
          </w:rPr>
          <w:t>Hình 4</w:t>
        </w:r>
        <w:r w:rsidR="004E7C5B" w:rsidRPr="00F04789">
          <w:rPr>
            <w:rStyle w:val="Hyperlink"/>
            <w:rFonts w:ascii="Times New Roman" w:hAnsi="Times New Roman" w:cs="Times New Roman"/>
            <w:noProof/>
          </w:rPr>
          <w:noBreakHyphen/>
          <w:t>4</w:t>
        </w:r>
        <w:r w:rsidR="004E7C5B" w:rsidRPr="00F04789">
          <w:rPr>
            <w:rStyle w:val="Hyperlink"/>
            <w:rFonts w:ascii="Times New Roman" w:hAnsi="Times New Roman" w:cs="Times New Roman"/>
            <w:noProof/>
            <w:lang w:val="en-US"/>
          </w:rPr>
          <w:t>: File Core_configuration.py phần định nghĩa</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_Toc171346464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33</w:t>
        </w:r>
        <w:r w:rsidR="004E7C5B" w:rsidRPr="00F04789">
          <w:rPr>
            <w:rFonts w:ascii="Times New Roman" w:hAnsi="Times New Roman" w:cs="Times New Roman"/>
            <w:noProof/>
            <w:webHidden/>
          </w:rPr>
          <w:fldChar w:fldCharType="end"/>
        </w:r>
      </w:hyperlink>
    </w:p>
    <w:p w14:paraId="0B70A8A3" w14:textId="61E7D084"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65" w:history="1">
        <w:r w:rsidR="004E7C5B" w:rsidRPr="00F04789">
          <w:rPr>
            <w:rStyle w:val="Hyperlink"/>
            <w:rFonts w:ascii="Times New Roman" w:hAnsi="Times New Roman" w:cs="Times New Roman"/>
            <w:noProof/>
          </w:rPr>
          <w:t>Hình 4</w:t>
        </w:r>
        <w:r w:rsidR="004E7C5B" w:rsidRPr="00F04789">
          <w:rPr>
            <w:rStyle w:val="Hyperlink"/>
            <w:rFonts w:ascii="Times New Roman" w:hAnsi="Times New Roman" w:cs="Times New Roman"/>
            <w:noProof/>
          </w:rPr>
          <w:noBreakHyphen/>
          <w:t>5</w:t>
        </w:r>
        <w:r w:rsidR="004E7C5B" w:rsidRPr="00F04789">
          <w:rPr>
            <w:rStyle w:val="Hyperlink"/>
            <w:rFonts w:ascii="Times New Roman" w:hAnsi="Times New Roman" w:cs="Times New Roman"/>
            <w:noProof/>
            <w:lang w:val="en-US"/>
          </w:rPr>
          <w:t>: File Core_configuration.py phần cấu hình</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_Toc171346465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34</w:t>
        </w:r>
        <w:r w:rsidR="004E7C5B" w:rsidRPr="00F04789">
          <w:rPr>
            <w:rFonts w:ascii="Times New Roman" w:hAnsi="Times New Roman" w:cs="Times New Roman"/>
            <w:noProof/>
            <w:webHidden/>
          </w:rPr>
          <w:fldChar w:fldCharType="end"/>
        </w:r>
      </w:hyperlink>
    </w:p>
    <w:p w14:paraId="7C021FD9" w14:textId="01E585C4"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66" w:history="1">
        <w:r w:rsidR="004E7C5B" w:rsidRPr="00F04789">
          <w:rPr>
            <w:rStyle w:val="Hyperlink"/>
            <w:rFonts w:ascii="Times New Roman" w:hAnsi="Times New Roman" w:cs="Times New Roman"/>
            <w:noProof/>
          </w:rPr>
          <w:t>Hình 4</w:t>
        </w:r>
        <w:r w:rsidR="004E7C5B" w:rsidRPr="00F04789">
          <w:rPr>
            <w:rStyle w:val="Hyperlink"/>
            <w:rFonts w:ascii="Times New Roman" w:hAnsi="Times New Roman" w:cs="Times New Roman"/>
            <w:noProof/>
          </w:rPr>
          <w:noBreakHyphen/>
          <w:t>6</w:t>
        </w:r>
        <w:r w:rsidR="004E7C5B" w:rsidRPr="00F04789">
          <w:rPr>
            <w:rStyle w:val="Hyperlink"/>
            <w:rFonts w:ascii="Times New Roman" w:hAnsi="Times New Roman" w:cs="Times New Roman"/>
            <w:noProof/>
            <w:lang w:val="en-US"/>
          </w:rPr>
          <w:t>: File Core_configuration.py phần đẩy các cấu hình vào thiết bị</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_Toc171346466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35</w:t>
        </w:r>
        <w:r w:rsidR="004E7C5B" w:rsidRPr="00F04789">
          <w:rPr>
            <w:rFonts w:ascii="Times New Roman" w:hAnsi="Times New Roman" w:cs="Times New Roman"/>
            <w:noProof/>
            <w:webHidden/>
          </w:rPr>
          <w:fldChar w:fldCharType="end"/>
        </w:r>
      </w:hyperlink>
    </w:p>
    <w:p w14:paraId="788CAF3B" w14:textId="643413DD"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67" w:history="1">
        <w:r w:rsidR="004E7C5B" w:rsidRPr="00F04789">
          <w:rPr>
            <w:rStyle w:val="Hyperlink"/>
            <w:rFonts w:ascii="Times New Roman" w:hAnsi="Times New Roman" w:cs="Times New Roman"/>
            <w:noProof/>
          </w:rPr>
          <w:t>Hình 4</w:t>
        </w:r>
        <w:r w:rsidR="004E7C5B" w:rsidRPr="00F04789">
          <w:rPr>
            <w:rStyle w:val="Hyperlink"/>
            <w:rFonts w:ascii="Times New Roman" w:hAnsi="Times New Roman" w:cs="Times New Roman"/>
            <w:noProof/>
          </w:rPr>
          <w:noBreakHyphen/>
          <w:t>7</w:t>
        </w:r>
        <w:r w:rsidR="004E7C5B" w:rsidRPr="00F04789">
          <w:rPr>
            <w:rStyle w:val="Hyperlink"/>
            <w:rFonts w:ascii="Times New Roman" w:hAnsi="Times New Roman" w:cs="Times New Roman"/>
            <w:noProof/>
            <w:lang w:val="en-US"/>
          </w:rPr>
          <w:t>: Sau khi chạy lệnh 'python ./[tên file]' trên terminal</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_Toc171346467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35</w:t>
        </w:r>
        <w:r w:rsidR="004E7C5B" w:rsidRPr="00F04789">
          <w:rPr>
            <w:rFonts w:ascii="Times New Roman" w:hAnsi="Times New Roman" w:cs="Times New Roman"/>
            <w:noProof/>
            <w:webHidden/>
          </w:rPr>
          <w:fldChar w:fldCharType="end"/>
        </w:r>
      </w:hyperlink>
    </w:p>
    <w:p w14:paraId="482B5DC0" w14:textId="1ED402DF"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68" w:history="1">
        <w:r w:rsidR="004E7C5B" w:rsidRPr="00F04789">
          <w:rPr>
            <w:rStyle w:val="Hyperlink"/>
            <w:rFonts w:ascii="Times New Roman" w:hAnsi="Times New Roman" w:cs="Times New Roman"/>
            <w:noProof/>
          </w:rPr>
          <w:t>Hình 4</w:t>
        </w:r>
        <w:r w:rsidR="004E7C5B" w:rsidRPr="00F04789">
          <w:rPr>
            <w:rStyle w:val="Hyperlink"/>
            <w:rFonts w:ascii="Times New Roman" w:hAnsi="Times New Roman" w:cs="Times New Roman"/>
            <w:noProof/>
          </w:rPr>
          <w:noBreakHyphen/>
          <w:t>8</w:t>
        </w:r>
        <w:r w:rsidR="004E7C5B" w:rsidRPr="00F04789">
          <w:rPr>
            <w:rStyle w:val="Hyperlink"/>
            <w:rFonts w:ascii="Times New Roman" w:hAnsi="Times New Roman" w:cs="Times New Roman"/>
            <w:noProof/>
            <w:lang w:val="en-US"/>
          </w:rPr>
          <w:t>: Kiểm tra cấu hình trên thiết bị</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_Toc171346468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36</w:t>
        </w:r>
        <w:r w:rsidR="004E7C5B" w:rsidRPr="00F04789">
          <w:rPr>
            <w:rFonts w:ascii="Times New Roman" w:hAnsi="Times New Roman" w:cs="Times New Roman"/>
            <w:noProof/>
            <w:webHidden/>
          </w:rPr>
          <w:fldChar w:fldCharType="end"/>
        </w:r>
      </w:hyperlink>
    </w:p>
    <w:p w14:paraId="42B85735" w14:textId="0B0D678B"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69" w:history="1">
        <w:r w:rsidR="004E7C5B" w:rsidRPr="00F04789">
          <w:rPr>
            <w:rStyle w:val="Hyperlink"/>
            <w:rFonts w:ascii="Times New Roman" w:hAnsi="Times New Roman" w:cs="Times New Roman"/>
            <w:noProof/>
          </w:rPr>
          <w:t>Hình 4</w:t>
        </w:r>
        <w:r w:rsidR="004E7C5B" w:rsidRPr="00F04789">
          <w:rPr>
            <w:rStyle w:val="Hyperlink"/>
            <w:rFonts w:ascii="Times New Roman" w:hAnsi="Times New Roman" w:cs="Times New Roman"/>
            <w:noProof/>
          </w:rPr>
          <w:noBreakHyphen/>
          <w:t>9</w:t>
        </w:r>
        <w:r w:rsidR="004E7C5B" w:rsidRPr="00F04789">
          <w:rPr>
            <w:rStyle w:val="Hyperlink"/>
            <w:rFonts w:ascii="Times New Roman" w:hAnsi="Times New Roman" w:cs="Times New Roman"/>
            <w:noProof/>
            <w:lang w:val="en-US"/>
          </w:rPr>
          <w:t>: File log các cấu hình được đẩy vào thiết bị</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_Toc171346469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37</w:t>
        </w:r>
        <w:r w:rsidR="004E7C5B" w:rsidRPr="00F04789">
          <w:rPr>
            <w:rFonts w:ascii="Times New Roman" w:hAnsi="Times New Roman" w:cs="Times New Roman"/>
            <w:noProof/>
            <w:webHidden/>
          </w:rPr>
          <w:fldChar w:fldCharType="end"/>
        </w:r>
      </w:hyperlink>
    </w:p>
    <w:p w14:paraId="34F65888" w14:textId="5C262A30"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70" w:history="1">
        <w:r w:rsidR="004E7C5B" w:rsidRPr="00F04789">
          <w:rPr>
            <w:rStyle w:val="Hyperlink"/>
            <w:rFonts w:ascii="Times New Roman" w:hAnsi="Times New Roman" w:cs="Times New Roman"/>
            <w:noProof/>
          </w:rPr>
          <w:t>Hình 4</w:t>
        </w:r>
        <w:r w:rsidR="004E7C5B" w:rsidRPr="00F04789">
          <w:rPr>
            <w:rStyle w:val="Hyperlink"/>
            <w:rFonts w:ascii="Times New Roman" w:hAnsi="Times New Roman" w:cs="Times New Roman"/>
            <w:noProof/>
          </w:rPr>
          <w:noBreakHyphen/>
          <w:t>10</w:t>
        </w:r>
        <w:r w:rsidR="004E7C5B" w:rsidRPr="00F04789">
          <w:rPr>
            <w:rStyle w:val="Hyperlink"/>
            <w:rFonts w:ascii="Times New Roman" w:hAnsi="Times New Roman" w:cs="Times New Roman"/>
            <w:noProof/>
            <w:lang w:val="en-US"/>
          </w:rPr>
          <w:t>: Trước khi bị Shutdown, trạng thái của Core 1 là Active cho VLAN 10 và 20</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_Toc171346470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38</w:t>
        </w:r>
        <w:r w:rsidR="004E7C5B" w:rsidRPr="00F04789">
          <w:rPr>
            <w:rFonts w:ascii="Times New Roman" w:hAnsi="Times New Roman" w:cs="Times New Roman"/>
            <w:noProof/>
            <w:webHidden/>
          </w:rPr>
          <w:fldChar w:fldCharType="end"/>
        </w:r>
      </w:hyperlink>
    </w:p>
    <w:p w14:paraId="69AF2FCC" w14:textId="4A253581"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71" w:history="1">
        <w:r w:rsidR="004E7C5B" w:rsidRPr="00F04789">
          <w:rPr>
            <w:rStyle w:val="Hyperlink"/>
            <w:rFonts w:ascii="Times New Roman" w:hAnsi="Times New Roman" w:cs="Times New Roman"/>
            <w:noProof/>
          </w:rPr>
          <w:t>Hình 4</w:t>
        </w:r>
        <w:r w:rsidR="004E7C5B" w:rsidRPr="00F04789">
          <w:rPr>
            <w:rStyle w:val="Hyperlink"/>
            <w:rFonts w:ascii="Times New Roman" w:hAnsi="Times New Roman" w:cs="Times New Roman"/>
            <w:noProof/>
          </w:rPr>
          <w:noBreakHyphen/>
          <w:t>11</w:t>
        </w:r>
        <w:r w:rsidR="004E7C5B" w:rsidRPr="00F04789">
          <w:rPr>
            <w:rStyle w:val="Hyperlink"/>
            <w:rFonts w:ascii="Times New Roman" w:hAnsi="Times New Roman" w:cs="Times New Roman"/>
            <w:noProof/>
            <w:lang w:val="en-US"/>
          </w:rPr>
          <w:t>: Trên Core 2 sẽ là trạng thái Standby (chờ) cho 2 VLAN 10 và 20</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_Toc171346471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39</w:t>
        </w:r>
        <w:r w:rsidR="004E7C5B" w:rsidRPr="00F04789">
          <w:rPr>
            <w:rFonts w:ascii="Times New Roman" w:hAnsi="Times New Roman" w:cs="Times New Roman"/>
            <w:noProof/>
            <w:webHidden/>
          </w:rPr>
          <w:fldChar w:fldCharType="end"/>
        </w:r>
      </w:hyperlink>
    </w:p>
    <w:p w14:paraId="00C98F83" w14:textId="787CAD1E"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72" w:history="1">
        <w:r w:rsidR="004E7C5B" w:rsidRPr="00F04789">
          <w:rPr>
            <w:rStyle w:val="Hyperlink"/>
            <w:rFonts w:ascii="Times New Roman" w:hAnsi="Times New Roman" w:cs="Times New Roman"/>
            <w:noProof/>
          </w:rPr>
          <w:t>Hình 4</w:t>
        </w:r>
        <w:r w:rsidR="004E7C5B" w:rsidRPr="00F04789">
          <w:rPr>
            <w:rStyle w:val="Hyperlink"/>
            <w:rFonts w:ascii="Times New Roman" w:hAnsi="Times New Roman" w:cs="Times New Roman"/>
            <w:noProof/>
          </w:rPr>
          <w:noBreakHyphen/>
          <w:t>12</w:t>
        </w:r>
        <w:r w:rsidR="004E7C5B" w:rsidRPr="00F04789">
          <w:rPr>
            <w:rStyle w:val="Hyperlink"/>
            <w:rFonts w:ascii="Times New Roman" w:hAnsi="Times New Roman" w:cs="Times New Roman"/>
            <w:noProof/>
            <w:lang w:val="en-US"/>
          </w:rPr>
          <w:t>: Trace 8.8.8.8 trên VPC thuộc VLAN 10</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_Toc171346472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39</w:t>
        </w:r>
        <w:r w:rsidR="004E7C5B" w:rsidRPr="00F04789">
          <w:rPr>
            <w:rFonts w:ascii="Times New Roman" w:hAnsi="Times New Roman" w:cs="Times New Roman"/>
            <w:noProof/>
            <w:webHidden/>
          </w:rPr>
          <w:fldChar w:fldCharType="end"/>
        </w:r>
      </w:hyperlink>
    </w:p>
    <w:p w14:paraId="4F93455E" w14:textId="416714AE"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73" w:history="1">
        <w:r w:rsidR="004E7C5B" w:rsidRPr="00F04789">
          <w:rPr>
            <w:rStyle w:val="Hyperlink"/>
            <w:rFonts w:ascii="Times New Roman" w:hAnsi="Times New Roman" w:cs="Times New Roman"/>
            <w:noProof/>
          </w:rPr>
          <w:t>Hình 4</w:t>
        </w:r>
        <w:r w:rsidR="004E7C5B" w:rsidRPr="00F04789">
          <w:rPr>
            <w:rStyle w:val="Hyperlink"/>
            <w:rFonts w:ascii="Times New Roman" w:hAnsi="Times New Roman" w:cs="Times New Roman"/>
            <w:noProof/>
          </w:rPr>
          <w:noBreakHyphen/>
          <w:t>13</w:t>
        </w:r>
        <w:r w:rsidR="004E7C5B" w:rsidRPr="00F04789">
          <w:rPr>
            <w:rStyle w:val="Hyperlink"/>
            <w:rFonts w:ascii="Times New Roman" w:hAnsi="Times New Roman" w:cs="Times New Roman"/>
            <w:noProof/>
            <w:lang w:val="en-US"/>
          </w:rPr>
          <w:t>: Sau khi shutdown Core 1, Core 2 sẽ chiếm quyền</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_Toc171346473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40</w:t>
        </w:r>
        <w:r w:rsidR="004E7C5B" w:rsidRPr="00F04789">
          <w:rPr>
            <w:rFonts w:ascii="Times New Roman" w:hAnsi="Times New Roman" w:cs="Times New Roman"/>
            <w:noProof/>
            <w:webHidden/>
          </w:rPr>
          <w:fldChar w:fldCharType="end"/>
        </w:r>
      </w:hyperlink>
    </w:p>
    <w:p w14:paraId="5FD90A81" w14:textId="1CD1CB64"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74" w:history="1">
        <w:r w:rsidR="004E7C5B" w:rsidRPr="00F04789">
          <w:rPr>
            <w:rStyle w:val="Hyperlink"/>
            <w:rFonts w:ascii="Times New Roman" w:hAnsi="Times New Roman" w:cs="Times New Roman"/>
            <w:noProof/>
          </w:rPr>
          <w:t>Hình 4</w:t>
        </w:r>
        <w:r w:rsidR="004E7C5B" w:rsidRPr="00F04789">
          <w:rPr>
            <w:rStyle w:val="Hyperlink"/>
            <w:rFonts w:ascii="Times New Roman" w:hAnsi="Times New Roman" w:cs="Times New Roman"/>
            <w:noProof/>
          </w:rPr>
          <w:noBreakHyphen/>
          <w:t>14</w:t>
        </w:r>
        <w:r w:rsidR="004E7C5B" w:rsidRPr="00F04789">
          <w:rPr>
            <w:rStyle w:val="Hyperlink"/>
            <w:rFonts w:ascii="Times New Roman" w:hAnsi="Times New Roman" w:cs="Times New Roman"/>
            <w:noProof/>
            <w:lang w:val="en-US"/>
          </w:rPr>
          <w:t>: Thực hiện trace trên VPC 10</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_Toc171346474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41</w:t>
        </w:r>
        <w:r w:rsidR="004E7C5B" w:rsidRPr="00F04789">
          <w:rPr>
            <w:rFonts w:ascii="Times New Roman" w:hAnsi="Times New Roman" w:cs="Times New Roman"/>
            <w:noProof/>
            <w:webHidden/>
          </w:rPr>
          <w:fldChar w:fldCharType="end"/>
        </w:r>
      </w:hyperlink>
    </w:p>
    <w:p w14:paraId="2474D6A0" w14:textId="0C21601A"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75" w:history="1">
        <w:r w:rsidR="004E7C5B" w:rsidRPr="00F04789">
          <w:rPr>
            <w:rStyle w:val="Hyperlink"/>
            <w:rFonts w:ascii="Times New Roman" w:hAnsi="Times New Roman" w:cs="Times New Roman"/>
            <w:noProof/>
          </w:rPr>
          <w:t>Hình 4</w:t>
        </w:r>
        <w:r w:rsidR="004E7C5B" w:rsidRPr="00F04789">
          <w:rPr>
            <w:rStyle w:val="Hyperlink"/>
            <w:rFonts w:ascii="Times New Roman" w:hAnsi="Times New Roman" w:cs="Times New Roman"/>
            <w:noProof/>
          </w:rPr>
          <w:noBreakHyphen/>
          <w:t>15</w:t>
        </w:r>
        <w:r w:rsidR="004E7C5B" w:rsidRPr="00F04789">
          <w:rPr>
            <w:rStyle w:val="Hyperlink"/>
            <w:rFonts w:ascii="Times New Roman" w:hAnsi="Times New Roman" w:cs="Times New Roman"/>
            <w:noProof/>
            <w:lang w:val="en-US"/>
          </w:rPr>
          <w:t>: Trace 8.8.8.8 trên VPC10</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_Toc171346475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41</w:t>
        </w:r>
        <w:r w:rsidR="004E7C5B" w:rsidRPr="00F04789">
          <w:rPr>
            <w:rFonts w:ascii="Times New Roman" w:hAnsi="Times New Roman" w:cs="Times New Roman"/>
            <w:noProof/>
            <w:webHidden/>
          </w:rPr>
          <w:fldChar w:fldCharType="end"/>
        </w:r>
      </w:hyperlink>
    </w:p>
    <w:p w14:paraId="315A70D9" w14:textId="315761D9"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76" w:history="1">
        <w:r w:rsidR="004E7C5B" w:rsidRPr="00F04789">
          <w:rPr>
            <w:rStyle w:val="Hyperlink"/>
            <w:rFonts w:ascii="Times New Roman" w:hAnsi="Times New Roman" w:cs="Times New Roman"/>
            <w:noProof/>
          </w:rPr>
          <w:t>Hình 4</w:t>
        </w:r>
        <w:r w:rsidR="004E7C5B" w:rsidRPr="00F04789">
          <w:rPr>
            <w:rStyle w:val="Hyperlink"/>
            <w:rFonts w:ascii="Times New Roman" w:hAnsi="Times New Roman" w:cs="Times New Roman"/>
            <w:noProof/>
          </w:rPr>
          <w:noBreakHyphen/>
          <w:t>16</w:t>
        </w:r>
        <w:r w:rsidR="004E7C5B" w:rsidRPr="00F04789">
          <w:rPr>
            <w:rStyle w:val="Hyperlink"/>
            <w:rFonts w:ascii="Times New Roman" w:hAnsi="Times New Roman" w:cs="Times New Roman"/>
            <w:noProof/>
            <w:lang w:val="en-US"/>
          </w:rPr>
          <w:t>: Trace 8.8.8.8 trên VPC10</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_Toc171346476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42</w:t>
        </w:r>
        <w:r w:rsidR="004E7C5B" w:rsidRPr="00F04789">
          <w:rPr>
            <w:rFonts w:ascii="Times New Roman" w:hAnsi="Times New Roman" w:cs="Times New Roman"/>
            <w:noProof/>
            <w:webHidden/>
          </w:rPr>
          <w:fldChar w:fldCharType="end"/>
        </w:r>
      </w:hyperlink>
    </w:p>
    <w:p w14:paraId="2F17402C" w14:textId="75A7FB90" w:rsidR="002F67A3" w:rsidRPr="00F04789" w:rsidRDefault="002F67A3" w:rsidP="00BE161C">
      <w:pPr>
        <w:rPr>
          <w:rFonts w:ascii="Times New Roman" w:hAnsi="Times New Roman" w:cs="Times New Roman"/>
          <w:b/>
          <w:sz w:val="28"/>
          <w:szCs w:val="26"/>
          <w:lang w:val="en-US"/>
        </w:rPr>
        <w:sectPr w:rsidR="002F67A3" w:rsidRPr="00F04789" w:rsidSect="00745672">
          <w:pgSz w:w="11906" w:h="16838"/>
          <w:pgMar w:top="1701" w:right="1134" w:bottom="1985" w:left="1985" w:header="708" w:footer="708" w:gutter="0"/>
          <w:cols w:space="708"/>
          <w:docGrid w:linePitch="360"/>
        </w:sectPr>
      </w:pPr>
      <w:r w:rsidRPr="00F04789">
        <w:rPr>
          <w:rFonts w:ascii="Times New Roman" w:hAnsi="Times New Roman" w:cs="Times New Roman"/>
          <w:b/>
          <w:sz w:val="28"/>
          <w:szCs w:val="26"/>
          <w:lang w:val="en-US"/>
        </w:rPr>
        <w:fldChar w:fldCharType="end"/>
      </w:r>
    </w:p>
    <w:p w14:paraId="2A05A131" w14:textId="77777777" w:rsidR="001F7810" w:rsidRPr="00F04789" w:rsidRDefault="001F7810" w:rsidP="005D7BC1">
      <w:pPr>
        <w:pStyle w:val="Title"/>
        <w:rPr>
          <w:rFonts w:ascii="Times New Roman" w:hAnsi="Times New Roman" w:cs="Times New Roman"/>
        </w:rPr>
      </w:pPr>
      <w:r w:rsidRPr="00F04789">
        <w:rPr>
          <w:rFonts w:ascii="Times New Roman" w:hAnsi="Times New Roman" w:cs="Times New Roman"/>
        </w:rPr>
        <w:lastRenderedPageBreak/>
        <w:t>DANH MỤC BẢNG</w:t>
      </w:r>
    </w:p>
    <w:p w14:paraId="32F31ED1" w14:textId="3A8B7196" w:rsidR="00FB6EE8" w:rsidRPr="00F04789" w:rsidRDefault="001C4790" w:rsidP="002F67A3">
      <w:pPr>
        <w:pStyle w:val="TableofFigures"/>
        <w:tabs>
          <w:tab w:val="right" w:leader="dot" w:pos="8777"/>
        </w:tabs>
        <w:rPr>
          <w:rFonts w:ascii="Times New Roman" w:eastAsiaTheme="minorEastAsia" w:hAnsi="Times New Roman" w:cs="Times New Roman"/>
          <w:noProof/>
          <w:sz w:val="22"/>
          <w:lang w:eastAsia="vi-VN"/>
        </w:rPr>
      </w:pPr>
      <w:r w:rsidRPr="00F04789">
        <w:rPr>
          <w:rFonts w:ascii="Times New Roman" w:hAnsi="Times New Roman" w:cs="Times New Roman"/>
          <w:b/>
          <w:sz w:val="28"/>
          <w:szCs w:val="26"/>
        </w:rPr>
        <w:fldChar w:fldCharType="begin"/>
      </w:r>
      <w:r w:rsidR="00FB6EE8" w:rsidRPr="00F04789">
        <w:rPr>
          <w:rFonts w:ascii="Times New Roman" w:hAnsi="Times New Roman" w:cs="Times New Roman"/>
          <w:b/>
          <w:sz w:val="28"/>
          <w:szCs w:val="26"/>
        </w:rPr>
        <w:instrText xml:space="preserve"> TOC \h \z \c "Bảng" </w:instrText>
      </w:r>
      <w:r w:rsidRPr="00F04789">
        <w:rPr>
          <w:rFonts w:ascii="Times New Roman" w:hAnsi="Times New Roman" w:cs="Times New Roman"/>
          <w:b/>
          <w:sz w:val="28"/>
          <w:szCs w:val="26"/>
        </w:rPr>
        <w:fldChar w:fldCharType="separate"/>
      </w:r>
    </w:p>
    <w:p w14:paraId="50118BCA" w14:textId="77777777" w:rsidR="004E7C5B" w:rsidRPr="00F04789" w:rsidRDefault="001C4790" w:rsidP="00572585">
      <w:pPr>
        <w:rPr>
          <w:rFonts w:ascii="Times New Roman" w:hAnsi="Times New Roman" w:cs="Times New Roman"/>
          <w:noProof/>
        </w:rPr>
      </w:pPr>
      <w:r w:rsidRPr="00F04789">
        <w:rPr>
          <w:rFonts w:ascii="Times New Roman" w:hAnsi="Times New Roman" w:cs="Times New Roman"/>
          <w:b/>
          <w:sz w:val="28"/>
          <w:szCs w:val="26"/>
        </w:rPr>
        <w:fldChar w:fldCharType="end"/>
      </w:r>
      <w:r w:rsidR="002F67A3" w:rsidRPr="00F04789">
        <w:rPr>
          <w:rFonts w:ascii="Times New Roman" w:hAnsi="Times New Roman" w:cs="Times New Roman"/>
          <w:b/>
          <w:sz w:val="28"/>
          <w:szCs w:val="26"/>
        </w:rPr>
        <w:fldChar w:fldCharType="begin"/>
      </w:r>
      <w:r w:rsidR="002F67A3" w:rsidRPr="00F04789">
        <w:rPr>
          <w:rFonts w:ascii="Times New Roman" w:hAnsi="Times New Roman" w:cs="Times New Roman"/>
          <w:b/>
          <w:sz w:val="28"/>
          <w:szCs w:val="26"/>
        </w:rPr>
        <w:instrText xml:space="preserve"> TOC \h \z \c "Bảng" </w:instrText>
      </w:r>
      <w:r w:rsidR="002F67A3" w:rsidRPr="00F04789">
        <w:rPr>
          <w:rFonts w:ascii="Times New Roman" w:hAnsi="Times New Roman" w:cs="Times New Roman"/>
          <w:b/>
          <w:sz w:val="28"/>
          <w:szCs w:val="26"/>
        </w:rPr>
        <w:fldChar w:fldCharType="separate"/>
      </w:r>
    </w:p>
    <w:p w14:paraId="4C2CAD95" w14:textId="523050CC"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77" w:history="1">
        <w:r w:rsidR="004E7C5B" w:rsidRPr="00F04789">
          <w:rPr>
            <w:rStyle w:val="Hyperlink"/>
            <w:rFonts w:ascii="Times New Roman" w:hAnsi="Times New Roman" w:cs="Times New Roman"/>
            <w:noProof/>
          </w:rPr>
          <w:t>Bảng 1</w:t>
        </w:r>
        <w:r w:rsidR="004E7C5B" w:rsidRPr="00F04789">
          <w:rPr>
            <w:rStyle w:val="Hyperlink"/>
            <w:rFonts w:ascii="Times New Roman" w:hAnsi="Times New Roman" w:cs="Times New Roman"/>
            <w:noProof/>
            <w:lang w:val="en-US"/>
          </w:rPr>
          <w:t>: Bảng địa chỉ IP cho thiết bị</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_Toc171346477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30</w:t>
        </w:r>
        <w:r w:rsidR="004E7C5B" w:rsidRPr="00F04789">
          <w:rPr>
            <w:rFonts w:ascii="Times New Roman" w:hAnsi="Times New Roman" w:cs="Times New Roman"/>
            <w:noProof/>
            <w:webHidden/>
          </w:rPr>
          <w:fldChar w:fldCharType="end"/>
        </w:r>
      </w:hyperlink>
    </w:p>
    <w:p w14:paraId="690C07DD" w14:textId="522AD30E" w:rsidR="004E7C5B" w:rsidRPr="00F04789" w:rsidRDefault="0000000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71346478" w:history="1">
        <w:r w:rsidR="004E7C5B" w:rsidRPr="00F04789">
          <w:rPr>
            <w:rStyle w:val="Hyperlink"/>
            <w:rFonts w:ascii="Times New Roman" w:hAnsi="Times New Roman" w:cs="Times New Roman"/>
            <w:noProof/>
          </w:rPr>
          <w:t>Bảng 2: Bảng so sánh 2 kiểu cấu hình</w:t>
        </w:r>
        <w:r w:rsidR="004E7C5B" w:rsidRPr="00F04789">
          <w:rPr>
            <w:rFonts w:ascii="Times New Roman" w:hAnsi="Times New Roman" w:cs="Times New Roman"/>
            <w:noProof/>
            <w:webHidden/>
          </w:rPr>
          <w:tab/>
        </w:r>
        <w:r w:rsidR="004E7C5B" w:rsidRPr="00F04789">
          <w:rPr>
            <w:rFonts w:ascii="Times New Roman" w:hAnsi="Times New Roman" w:cs="Times New Roman"/>
            <w:noProof/>
            <w:webHidden/>
          </w:rPr>
          <w:fldChar w:fldCharType="begin"/>
        </w:r>
        <w:r w:rsidR="004E7C5B" w:rsidRPr="00F04789">
          <w:rPr>
            <w:rFonts w:ascii="Times New Roman" w:hAnsi="Times New Roman" w:cs="Times New Roman"/>
            <w:noProof/>
            <w:webHidden/>
          </w:rPr>
          <w:instrText xml:space="preserve"> PAGEREF _Toc171346478 \h </w:instrText>
        </w:r>
        <w:r w:rsidR="004E7C5B" w:rsidRPr="00F04789">
          <w:rPr>
            <w:rFonts w:ascii="Times New Roman" w:hAnsi="Times New Roman" w:cs="Times New Roman"/>
            <w:noProof/>
            <w:webHidden/>
          </w:rPr>
        </w:r>
        <w:r w:rsidR="004E7C5B" w:rsidRPr="00F04789">
          <w:rPr>
            <w:rFonts w:ascii="Times New Roman" w:hAnsi="Times New Roman" w:cs="Times New Roman"/>
            <w:noProof/>
            <w:webHidden/>
          </w:rPr>
          <w:fldChar w:fldCharType="separate"/>
        </w:r>
        <w:r w:rsidR="00092DEF">
          <w:rPr>
            <w:rFonts w:ascii="Times New Roman" w:hAnsi="Times New Roman" w:cs="Times New Roman"/>
            <w:noProof/>
            <w:webHidden/>
          </w:rPr>
          <w:t>43</w:t>
        </w:r>
        <w:r w:rsidR="004E7C5B" w:rsidRPr="00F04789">
          <w:rPr>
            <w:rFonts w:ascii="Times New Roman" w:hAnsi="Times New Roman" w:cs="Times New Roman"/>
            <w:noProof/>
            <w:webHidden/>
          </w:rPr>
          <w:fldChar w:fldCharType="end"/>
        </w:r>
      </w:hyperlink>
    </w:p>
    <w:p w14:paraId="65EB9D0A" w14:textId="6E204D03" w:rsidR="00572585" w:rsidRPr="00F04789" w:rsidRDefault="002F67A3" w:rsidP="00572585">
      <w:pPr>
        <w:rPr>
          <w:rFonts w:ascii="Times New Roman" w:hAnsi="Times New Roman" w:cs="Times New Roman"/>
          <w:b/>
          <w:sz w:val="28"/>
          <w:szCs w:val="26"/>
          <w:lang w:val="en-US"/>
        </w:rPr>
      </w:pPr>
      <w:r w:rsidRPr="00F04789">
        <w:rPr>
          <w:rFonts w:ascii="Times New Roman" w:hAnsi="Times New Roman" w:cs="Times New Roman"/>
          <w:b/>
          <w:sz w:val="28"/>
          <w:szCs w:val="26"/>
        </w:rPr>
        <w:fldChar w:fldCharType="end"/>
      </w:r>
    </w:p>
    <w:p w14:paraId="1AF4841E" w14:textId="77777777" w:rsidR="00C05CE5" w:rsidRPr="00F04789" w:rsidRDefault="00C05CE5" w:rsidP="00572585">
      <w:pPr>
        <w:rPr>
          <w:rFonts w:ascii="Times New Roman" w:hAnsi="Times New Roman" w:cs="Times New Roman"/>
          <w:b/>
          <w:sz w:val="28"/>
          <w:szCs w:val="26"/>
        </w:rPr>
      </w:pPr>
    </w:p>
    <w:p w14:paraId="317D3390" w14:textId="77777777" w:rsidR="00572585" w:rsidRPr="00F04789" w:rsidRDefault="00572585" w:rsidP="00572585">
      <w:pPr>
        <w:rPr>
          <w:rFonts w:ascii="Times New Roman" w:hAnsi="Times New Roman" w:cs="Times New Roman"/>
          <w:b/>
          <w:sz w:val="28"/>
          <w:szCs w:val="26"/>
          <w:lang w:val="en-US"/>
        </w:rPr>
        <w:sectPr w:rsidR="00572585" w:rsidRPr="00F04789" w:rsidSect="00745672">
          <w:pgSz w:w="11906" w:h="16838"/>
          <w:pgMar w:top="1701" w:right="1134" w:bottom="1985" w:left="1985" w:header="708" w:footer="708" w:gutter="0"/>
          <w:cols w:space="708"/>
          <w:docGrid w:linePitch="360"/>
        </w:sectPr>
      </w:pPr>
    </w:p>
    <w:p w14:paraId="2B2FEBC9" w14:textId="77777777" w:rsidR="00572585" w:rsidRPr="00F04789" w:rsidRDefault="00572585" w:rsidP="005D7BC1">
      <w:pPr>
        <w:pStyle w:val="Title"/>
        <w:rPr>
          <w:rFonts w:ascii="Times New Roman" w:hAnsi="Times New Roman" w:cs="Times New Roman"/>
        </w:rPr>
      </w:pPr>
      <w:r w:rsidRPr="00F04789">
        <w:rPr>
          <w:rFonts w:ascii="Times New Roman" w:hAnsi="Times New Roman" w:cs="Times New Roman"/>
        </w:rPr>
        <w:lastRenderedPageBreak/>
        <w:t>DANH MỤC TỪ VIẾT TẮT</w:t>
      </w:r>
    </w:p>
    <w:p w14:paraId="68755B01" w14:textId="77777777" w:rsidR="00572585" w:rsidRPr="00F04789" w:rsidRDefault="00572585" w:rsidP="00BE161C">
      <w:pPr>
        <w:rPr>
          <w:rFonts w:ascii="Times New Roman" w:hAnsi="Times New Roman" w:cs="Times New Roman"/>
          <w:b/>
          <w:sz w:val="28"/>
          <w:szCs w:val="26"/>
          <w:lang w:val="en-US"/>
        </w:rPr>
      </w:pPr>
    </w:p>
    <w:p w14:paraId="79311F29" w14:textId="77777777" w:rsidR="00572585" w:rsidRPr="00F04789" w:rsidRDefault="00572585" w:rsidP="00572585">
      <w:pPr>
        <w:rPr>
          <w:rFonts w:ascii="Times New Roman" w:hAnsi="Times New Roman" w:cs="Times New Roman"/>
          <w:b/>
          <w:sz w:val="28"/>
          <w:szCs w:val="26"/>
        </w:rPr>
      </w:pPr>
    </w:p>
    <w:p w14:paraId="6C855403" w14:textId="77777777" w:rsidR="00C05CE5" w:rsidRPr="00F04789" w:rsidRDefault="00C05CE5" w:rsidP="00572585">
      <w:pPr>
        <w:rPr>
          <w:rFonts w:ascii="Times New Roman" w:hAnsi="Times New Roman" w:cs="Times New Roman"/>
          <w:b/>
          <w:sz w:val="28"/>
          <w:szCs w:val="26"/>
        </w:rPr>
      </w:pPr>
    </w:p>
    <w:p w14:paraId="51F4FB7D" w14:textId="77777777" w:rsidR="00572585" w:rsidRPr="00F04789" w:rsidRDefault="00572585" w:rsidP="00572585">
      <w:pPr>
        <w:rPr>
          <w:rFonts w:ascii="Times New Roman" w:hAnsi="Times New Roman" w:cs="Times New Roman"/>
          <w:b/>
          <w:sz w:val="28"/>
          <w:szCs w:val="26"/>
        </w:rPr>
        <w:sectPr w:rsidR="00572585" w:rsidRPr="00F04789" w:rsidSect="00745672">
          <w:pgSz w:w="11906" w:h="16838"/>
          <w:pgMar w:top="1701" w:right="1134" w:bottom="1985" w:left="1985" w:header="708" w:footer="708" w:gutter="0"/>
          <w:cols w:space="708"/>
          <w:docGrid w:linePitch="360"/>
        </w:sectPr>
      </w:pPr>
    </w:p>
    <w:p w14:paraId="3E60C2C0" w14:textId="7752254F" w:rsidR="00C05CE5" w:rsidRPr="00F04789" w:rsidRDefault="00C05CE5" w:rsidP="005D7BC1">
      <w:pPr>
        <w:pStyle w:val="Title"/>
        <w:rPr>
          <w:rFonts w:ascii="Times New Roman" w:eastAsia="Times New Roman" w:hAnsi="Times New Roman" w:cs="Times New Roman"/>
          <w:lang w:val="en-US"/>
        </w:rPr>
      </w:pPr>
      <w:r w:rsidRPr="00F04789">
        <w:rPr>
          <w:rFonts w:ascii="Times New Roman" w:eastAsia="Times New Roman" w:hAnsi="Times New Roman" w:cs="Times New Roman"/>
        </w:rPr>
        <w:lastRenderedPageBreak/>
        <w:t xml:space="preserve">TÓM TẮT </w:t>
      </w:r>
      <w:r w:rsidR="008A3738" w:rsidRPr="00F04789">
        <w:rPr>
          <w:rFonts w:ascii="Times New Roman" w:eastAsia="Times New Roman" w:hAnsi="Times New Roman" w:cs="Times New Roman"/>
          <w:lang w:val="en-US"/>
        </w:rPr>
        <w:t>ĐỒ ÁN</w:t>
      </w:r>
    </w:p>
    <w:p w14:paraId="5AD28E1E" w14:textId="77777777" w:rsidR="00586C32" w:rsidRPr="00F04789" w:rsidRDefault="00586C32" w:rsidP="00586C32">
      <w:pPr>
        <w:spacing w:after="0"/>
        <w:rPr>
          <w:rFonts w:ascii="Times New Roman" w:eastAsia="Times New Roman" w:hAnsi="Times New Roman" w:cs="Times New Roman"/>
          <w:b/>
          <w:szCs w:val="26"/>
        </w:rPr>
      </w:pPr>
    </w:p>
    <w:p w14:paraId="211C1F83" w14:textId="5AA2EEAA" w:rsidR="00C05CE5" w:rsidRPr="00F04789" w:rsidRDefault="00586C32" w:rsidP="00586C32">
      <w:pPr>
        <w:spacing w:after="0"/>
        <w:rPr>
          <w:rFonts w:ascii="Times New Roman" w:eastAsia="Times New Roman" w:hAnsi="Times New Roman" w:cs="Times New Roman"/>
          <w:bCs/>
          <w:szCs w:val="26"/>
        </w:rPr>
      </w:pPr>
      <w:r w:rsidRPr="00F04789">
        <w:rPr>
          <w:rFonts w:ascii="Times New Roman" w:eastAsia="Times New Roman" w:hAnsi="Times New Roman" w:cs="Times New Roman"/>
          <w:bCs/>
          <w:szCs w:val="26"/>
        </w:rPr>
        <w:t>Đồ án này tập trung vào việc tự động hóa cấu hình mạng bằng cách sử dụng nền tảng mô phỏng EVE-NG, thư viện Netmiko và công cụ Ansible. EVE-NG được sử dụng để mô phỏng các thiết bị mạng ảo, Netmiko giúp kết nối và thực thi lệnh trên các thiết bị, trong khi Ansible quản lý và tự động hóa các tác vụ cấu hình. Mục tiêu là tạo ra một hệ thống tự động hóa cấu hình mạng hiệu quả, tiết kiệm thời gian, đảm bảo tính nhất quán và giảm thiểu sai sót do cấu hình thủ công. Đồ án cũng đề xuất các phương hướng phát triển như mở rộng kịch bản mô phỏng, tích hợp công nghệ mới, tăng cường bảo mật, và cải thiện hiệu suất và độ tin cậy của hệ thống.</w:t>
      </w:r>
    </w:p>
    <w:p w14:paraId="4EF19D4F" w14:textId="77777777" w:rsidR="00C05CE5" w:rsidRPr="00F04789" w:rsidRDefault="00C05CE5" w:rsidP="00C05CE5">
      <w:pPr>
        <w:spacing w:after="0"/>
        <w:jc w:val="center"/>
        <w:rPr>
          <w:rFonts w:ascii="Times New Roman" w:eastAsia="Times New Roman" w:hAnsi="Times New Roman" w:cs="Times New Roman"/>
          <w:b/>
          <w:szCs w:val="26"/>
        </w:rPr>
      </w:pPr>
    </w:p>
    <w:p w14:paraId="262CCCCC" w14:textId="77777777" w:rsidR="00C05CE5" w:rsidRPr="00F04789" w:rsidRDefault="00C05CE5" w:rsidP="00C05CE5">
      <w:pPr>
        <w:spacing w:after="0"/>
        <w:jc w:val="center"/>
        <w:rPr>
          <w:rFonts w:ascii="Times New Roman" w:eastAsia="Times New Roman" w:hAnsi="Times New Roman" w:cs="Times New Roman"/>
          <w:b/>
          <w:szCs w:val="26"/>
        </w:rPr>
      </w:pPr>
    </w:p>
    <w:p w14:paraId="1FB97392" w14:textId="7C6850C8" w:rsidR="00261B8F" w:rsidRPr="00F04789" w:rsidRDefault="00C05CE5">
      <w:pPr>
        <w:pStyle w:val="Title"/>
        <w:jc w:val="left"/>
        <w:outlineLvl w:val="0"/>
        <w:rPr>
          <w:rFonts w:ascii="Times New Roman" w:hAnsi="Times New Roman" w:cs="Times New Roman"/>
          <w:lang w:val="en-US"/>
          <w:rPrChange w:id="0" w:author="Lê Thị Trúc Phương" w:date="2020-07-08T11:04:00Z">
            <w:rPr/>
          </w:rPrChange>
        </w:rPr>
        <w:pPrChange w:id="1" w:author="Lê Thị Trúc Phương" w:date="2020-07-08T11:02:00Z">
          <w:pPr>
            <w:pStyle w:val="Title"/>
          </w:pPr>
        </w:pPrChange>
      </w:pPr>
      <w:r w:rsidRPr="00F04789">
        <w:rPr>
          <w:rFonts w:ascii="Times New Roman" w:eastAsia="Times New Roman" w:hAnsi="Times New Roman" w:cs="Times New Roman"/>
          <w:sz w:val="26"/>
          <w:szCs w:val="26"/>
        </w:rPr>
        <w:br w:type="page"/>
      </w:r>
      <w:bookmarkStart w:id="2" w:name="_Toc171455472"/>
      <w:ins w:id="3" w:author="Lê Thị Trúc Phương" w:date="2020-07-08T11:02:00Z">
        <w:r w:rsidR="00AF338D" w:rsidRPr="00F04789">
          <w:rPr>
            <w:rFonts w:ascii="Times New Roman" w:eastAsia="Times New Roman" w:hAnsi="Times New Roman" w:cs="Times New Roman"/>
            <w:b w:val="0"/>
            <w:bCs/>
            <w:szCs w:val="28"/>
            <w:lang w:val="en-US"/>
            <w:rPrChange w:id="4" w:author="Lê Thị Trúc Phương" w:date="2020-07-08T11:06:00Z">
              <w:rPr>
                <w:rFonts w:eastAsia="Times New Roman"/>
                <w:sz w:val="26"/>
                <w:szCs w:val="26"/>
                <w:lang w:val="en-US"/>
              </w:rPr>
            </w:rPrChange>
          </w:rPr>
          <w:lastRenderedPageBreak/>
          <w:t>Chương 1</w:t>
        </w:r>
      </w:ins>
      <w:ins w:id="5" w:author="Lê Thị Trúc Phương" w:date="2020-07-08T11:03:00Z">
        <w:r w:rsidR="00AF338D" w:rsidRPr="00F04789">
          <w:rPr>
            <w:rFonts w:ascii="Times New Roman" w:eastAsia="Times New Roman" w:hAnsi="Times New Roman" w:cs="Times New Roman"/>
            <w:b w:val="0"/>
            <w:bCs/>
            <w:szCs w:val="28"/>
            <w:lang w:val="en-US"/>
            <w:rPrChange w:id="6" w:author="Lê Thị Trúc Phương" w:date="2020-07-08T11:06:00Z">
              <w:rPr>
                <w:rFonts w:ascii="Times New Roman" w:eastAsia="Times New Roman" w:hAnsi="Times New Roman" w:cs="Times New Roman"/>
                <w:sz w:val="26"/>
                <w:szCs w:val="26"/>
                <w:lang w:val="en-US"/>
              </w:rPr>
            </w:rPrChange>
          </w:rPr>
          <w:t>.</w:t>
        </w:r>
      </w:ins>
      <w:del w:id="7" w:author="Lê Thị Trúc Phương" w:date="2020-07-08T11:03:00Z">
        <w:r w:rsidR="00A75388" w:rsidRPr="00F04789" w:rsidDel="00AF338D">
          <w:rPr>
            <w:rFonts w:ascii="Times New Roman" w:hAnsi="Times New Roman" w:cs="Times New Roman"/>
            <w:szCs w:val="28"/>
            <w:rPrChange w:id="8" w:author="Lê Thị Trúc Phương" w:date="2020-07-08T11:06:00Z">
              <w:rPr/>
            </w:rPrChange>
          </w:rPr>
          <w:delText xml:space="preserve"> </w:delText>
        </w:r>
      </w:del>
      <w:bookmarkStart w:id="9" w:name="_Toc367742496"/>
      <w:ins w:id="10" w:author="Lê Thị Trúc Phương" w:date="2020-07-08T11:04:00Z">
        <w:r w:rsidR="00AF338D" w:rsidRPr="00F04789">
          <w:rPr>
            <w:rFonts w:ascii="Times New Roman" w:hAnsi="Times New Roman" w:cs="Times New Roman"/>
            <w:lang w:val="en-US"/>
            <w:rPrChange w:id="11" w:author="Lê Thị Trúc Phương" w:date="2020-07-08T11:04:00Z">
              <w:rPr>
                <w:lang w:val="en-US"/>
              </w:rPr>
            </w:rPrChange>
          </w:rPr>
          <w:t xml:space="preserve">   </w:t>
        </w:r>
      </w:ins>
      <w:bookmarkEnd w:id="9"/>
      <w:r w:rsidR="00D64B35" w:rsidRPr="00F04789">
        <w:rPr>
          <w:rFonts w:ascii="Times New Roman" w:hAnsi="Times New Roman" w:cs="Times New Roman"/>
          <w:lang w:val="en-US"/>
        </w:rPr>
        <w:t>MỞ ĐẦU</w:t>
      </w:r>
      <w:bookmarkEnd w:id="2"/>
    </w:p>
    <w:p w14:paraId="28936A21" w14:textId="31149D88" w:rsidR="00C05CE5" w:rsidRPr="00F04789" w:rsidRDefault="00D64B35" w:rsidP="00CF53A2">
      <w:pPr>
        <w:pStyle w:val="Heading2"/>
        <w:rPr>
          <w:rFonts w:eastAsia="Times New Roman" w:cs="Times New Roman"/>
          <w:lang w:val="en-US"/>
        </w:rPr>
      </w:pPr>
      <w:bookmarkStart w:id="12" w:name="_Toc170477809"/>
      <w:bookmarkStart w:id="13" w:name="_Toc171455473"/>
      <w:r w:rsidRPr="00F04789">
        <w:rPr>
          <w:rFonts w:eastAsia="Times New Roman" w:cs="Times New Roman"/>
          <w:lang w:val="en-US"/>
        </w:rPr>
        <w:t>Lí do chọn đề tài</w:t>
      </w:r>
      <w:bookmarkEnd w:id="12"/>
      <w:bookmarkEnd w:id="13"/>
    </w:p>
    <w:p w14:paraId="054F0B02" w14:textId="77777777" w:rsidR="00D64B35" w:rsidRPr="00F04789" w:rsidRDefault="00D64B35" w:rsidP="004B01EA">
      <w:pPr>
        <w:rPr>
          <w:rFonts w:ascii="Times New Roman" w:hAnsi="Times New Roman" w:cs="Times New Roman"/>
          <w:szCs w:val="26"/>
          <w:lang w:val="en-US"/>
        </w:rPr>
      </w:pPr>
      <w:r w:rsidRPr="00F04789">
        <w:rPr>
          <w:rFonts w:ascii="Times New Roman" w:hAnsi="Times New Roman" w:cs="Times New Roman"/>
          <w:szCs w:val="26"/>
          <w:lang w:val="en-US"/>
        </w:rPr>
        <w:t>Trong quá trình học các môn học về mạng máy tính thì việc cấu hình các thiết bị mạng là việc bắt buộc phải làm để cho mô hình mạng được hoạt động hiệu quả. Việc cấu hình sẽ có nhiều công việc lặp đi lặp lại và nếu trong quá trình làm, chúng ta vô tình cấu hình sai một dòng lệnh hoặc bỏ sót một câu lệnh cũng có thể ảnh hưởng lớn đến việc hoạt động của hệ thống mạng.</w:t>
      </w:r>
    </w:p>
    <w:p w14:paraId="3A5B2F68" w14:textId="446602E0" w:rsidR="00126A4E" w:rsidRPr="00F04789" w:rsidRDefault="00D64B35" w:rsidP="004B01EA">
      <w:pPr>
        <w:rPr>
          <w:rFonts w:ascii="Times New Roman" w:hAnsi="Times New Roman" w:cs="Times New Roman"/>
          <w:szCs w:val="26"/>
          <w:lang w:val="en-US"/>
        </w:rPr>
      </w:pPr>
      <w:r w:rsidRPr="00F04789">
        <w:rPr>
          <w:rFonts w:ascii="Times New Roman" w:hAnsi="Times New Roman" w:cs="Times New Roman"/>
          <w:szCs w:val="26"/>
          <w:lang w:val="en-US"/>
        </w:rPr>
        <w:t>Vì vậy, đề tài này sẽ giới thiệu cách cấu hình và quản lý mô hình mạng một cách tự động và đơn giản hoá việc tìm và khắc phục lỗi.</w:t>
      </w:r>
    </w:p>
    <w:p w14:paraId="48F77713" w14:textId="51F025DB" w:rsidR="00D64B35" w:rsidRPr="00F04789" w:rsidRDefault="00D64B35" w:rsidP="00D64B35">
      <w:pPr>
        <w:pStyle w:val="Heading2"/>
        <w:rPr>
          <w:rFonts w:cs="Times New Roman"/>
          <w:lang w:val="en-US"/>
        </w:rPr>
      </w:pPr>
      <w:bookmarkStart w:id="14" w:name="_Toc170477810"/>
      <w:bookmarkStart w:id="15" w:name="_Toc171455474"/>
      <w:r w:rsidRPr="00F04789">
        <w:rPr>
          <w:rFonts w:cs="Times New Roman"/>
          <w:lang w:val="en-US"/>
        </w:rPr>
        <w:t>Mục đích của đề tài</w:t>
      </w:r>
      <w:bookmarkEnd w:id="14"/>
      <w:bookmarkEnd w:id="15"/>
    </w:p>
    <w:p w14:paraId="7C60D8D4" w14:textId="5EC0C956" w:rsidR="00D64B35" w:rsidRPr="00F04789" w:rsidRDefault="007E16A3" w:rsidP="00D64B35">
      <w:pPr>
        <w:rPr>
          <w:rFonts w:ascii="Times New Roman" w:hAnsi="Times New Roman" w:cs="Times New Roman"/>
          <w:lang w:val="en-US"/>
        </w:rPr>
      </w:pPr>
      <w:r w:rsidRPr="00F04789">
        <w:rPr>
          <w:rFonts w:ascii="Times New Roman" w:hAnsi="Times New Roman" w:cs="Times New Roman"/>
          <w:lang w:val="en-US"/>
        </w:rPr>
        <w:t>Mục đích của dồ án này là đề xuất và triển khai một mô hình mạng ba lớp (Three-Layer Hierarchical Model in Cisco) trên môi trường mô phỏng EVE-NG, bao gồm lớp truy cập (Access Layer), lớp phân phối (Distribution Layer) và lớp lõi (Core Layer). Đồ án này sẽ sử dụng các công cụ tự động hoá như Netmiko Python để cấu hình các thiết bị mạng và Ansible để quản lý các tác vụ cấu hình. Cụ thể, đồ án nhằm đạt được các mục tiêu sau:</w:t>
      </w:r>
    </w:p>
    <w:p w14:paraId="385B2EA4" w14:textId="5CB49615" w:rsidR="007E16A3" w:rsidRPr="00F04789" w:rsidRDefault="007E16A3">
      <w:pPr>
        <w:pStyle w:val="ListParagraph"/>
        <w:numPr>
          <w:ilvl w:val="0"/>
          <w:numId w:val="16"/>
        </w:numPr>
        <w:spacing w:line="360" w:lineRule="auto"/>
        <w:jc w:val="left"/>
      </w:pPr>
      <w:r w:rsidRPr="00F04789">
        <w:rPr>
          <w:b/>
          <w:bCs/>
        </w:rPr>
        <w:t>Thiết kế và mô phỏng một mô hình mạng ba lớp trên EVE-NG</w:t>
      </w:r>
      <w:r w:rsidRPr="00F04789">
        <w:t>: Xây dựng và cấu hình các thiết bị mạng tương ứng cho từng lớp</w:t>
      </w:r>
      <w:r w:rsidR="00415F58" w:rsidRPr="00F04789">
        <w:t>.</w:t>
      </w:r>
    </w:p>
    <w:p w14:paraId="59E80CE1" w14:textId="77777777" w:rsidR="00415F58" w:rsidRPr="00F04789" w:rsidRDefault="00415F58" w:rsidP="004B01EA">
      <w:pPr>
        <w:pStyle w:val="ListParagraph"/>
        <w:spacing w:line="360" w:lineRule="auto"/>
        <w:jc w:val="left"/>
      </w:pPr>
    </w:p>
    <w:p w14:paraId="790E60D8" w14:textId="6FED3209" w:rsidR="007E16A3" w:rsidRPr="00F04789" w:rsidRDefault="007E16A3">
      <w:pPr>
        <w:pStyle w:val="ListParagraph"/>
        <w:numPr>
          <w:ilvl w:val="0"/>
          <w:numId w:val="16"/>
        </w:numPr>
        <w:spacing w:line="360" w:lineRule="auto"/>
        <w:jc w:val="left"/>
      </w:pPr>
      <w:r w:rsidRPr="00F04789">
        <w:rPr>
          <w:b/>
          <w:bCs/>
        </w:rPr>
        <w:t>Sử dụng Netmiko Python</w:t>
      </w:r>
      <w:r w:rsidRPr="00F04789">
        <w:t>: Tự động hoá việc cấu hình các thiết bị mạng thông qua script Python sử dụng thư viện Netmiko</w:t>
      </w:r>
      <w:r w:rsidR="00415F58" w:rsidRPr="00F04789">
        <w:t>.</w:t>
      </w:r>
    </w:p>
    <w:p w14:paraId="4427AFD4" w14:textId="77777777" w:rsidR="00415F58" w:rsidRPr="00F04789" w:rsidRDefault="00415F58" w:rsidP="004B01EA">
      <w:pPr>
        <w:pStyle w:val="ListParagraph"/>
        <w:spacing w:line="360" w:lineRule="auto"/>
        <w:jc w:val="left"/>
      </w:pPr>
    </w:p>
    <w:p w14:paraId="27776758" w14:textId="79A57CE0" w:rsidR="007E16A3" w:rsidRPr="00F04789" w:rsidRDefault="007E16A3">
      <w:pPr>
        <w:pStyle w:val="ListParagraph"/>
        <w:numPr>
          <w:ilvl w:val="0"/>
          <w:numId w:val="16"/>
        </w:numPr>
        <w:spacing w:line="360" w:lineRule="auto"/>
        <w:jc w:val="left"/>
      </w:pPr>
      <w:r w:rsidRPr="00F04789">
        <w:rPr>
          <w:b/>
          <w:bCs/>
        </w:rPr>
        <w:t>Quản lý cấu hình bằng Ansible</w:t>
      </w:r>
      <w:r w:rsidRPr="00F04789">
        <w:t>: Tích hợp Ansible để quản lý và thực thi các tác vụ cấu hình trên các thiết bị mạng một cách hiệu quả</w:t>
      </w:r>
      <w:r w:rsidR="00415F58" w:rsidRPr="00F04789">
        <w:t>.</w:t>
      </w:r>
    </w:p>
    <w:p w14:paraId="7BADDF28" w14:textId="77777777" w:rsidR="00415F58" w:rsidRPr="00F04789" w:rsidRDefault="00415F58" w:rsidP="004B01EA">
      <w:pPr>
        <w:pStyle w:val="ListParagraph"/>
        <w:spacing w:line="360" w:lineRule="auto"/>
        <w:jc w:val="left"/>
      </w:pPr>
    </w:p>
    <w:p w14:paraId="261B5379" w14:textId="2A0A1FCE" w:rsidR="00415F58" w:rsidRPr="00F04789" w:rsidRDefault="00415F58">
      <w:pPr>
        <w:pStyle w:val="ListParagraph"/>
        <w:numPr>
          <w:ilvl w:val="0"/>
          <w:numId w:val="16"/>
        </w:numPr>
        <w:spacing w:line="360" w:lineRule="auto"/>
        <w:jc w:val="left"/>
      </w:pPr>
      <w:r w:rsidRPr="00F04789">
        <w:rPr>
          <w:b/>
          <w:bCs/>
        </w:rPr>
        <w:t>Đánh giá khả năng dự phòng của hệ thống mạng</w:t>
      </w:r>
      <w:r w:rsidRPr="00F04789">
        <w:t>: Thực hiện các kịch bản gặp lỗi để đánh giá khả năng dự phòng và tính ổn định của hệ thống mạng.</w:t>
      </w:r>
    </w:p>
    <w:p w14:paraId="164A8678" w14:textId="338B3CCB" w:rsidR="00415F58" w:rsidRPr="00F04789" w:rsidRDefault="00415F58" w:rsidP="00EB21EA">
      <w:pPr>
        <w:pStyle w:val="Heading2"/>
        <w:rPr>
          <w:rFonts w:cs="Times New Roman"/>
          <w:lang w:val="en-US"/>
        </w:rPr>
      </w:pPr>
      <w:bookmarkStart w:id="16" w:name="_Toc170477811"/>
      <w:bookmarkStart w:id="17" w:name="_Toc171455475"/>
      <w:r w:rsidRPr="00F04789">
        <w:rPr>
          <w:rFonts w:cs="Times New Roman"/>
          <w:lang w:val="en-US"/>
        </w:rPr>
        <w:lastRenderedPageBreak/>
        <w:t>Đối tượng nghiên cứu</w:t>
      </w:r>
      <w:bookmarkEnd w:id="16"/>
      <w:bookmarkEnd w:id="17"/>
    </w:p>
    <w:p w14:paraId="69C6868E" w14:textId="5C7D137B" w:rsidR="00415F58" w:rsidRPr="00F04789" w:rsidRDefault="00415F58" w:rsidP="00EB21EA">
      <w:pPr>
        <w:rPr>
          <w:rFonts w:ascii="Times New Roman" w:hAnsi="Times New Roman" w:cs="Times New Roman"/>
          <w:lang w:val="en-US"/>
        </w:rPr>
      </w:pPr>
      <w:r w:rsidRPr="00F04789">
        <w:rPr>
          <w:rFonts w:ascii="Times New Roman" w:hAnsi="Times New Roman" w:cs="Times New Roman"/>
          <w:lang w:val="en-US"/>
        </w:rPr>
        <w:t xml:space="preserve">Đối tượng nghiên cứu trong đồ án này bao gồm: </w:t>
      </w:r>
    </w:p>
    <w:p w14:paraId="6CB46563" w14:textId="68B40552" w:rsidR="00F7597C" w:rsidRPr="00F04789" w:rsidRDefault="00415F58">
      <w:pPr>
        <w:pStyle w:val="ListParagraph"/>
        <w:numPr>
          <w:ilvl w:val="0"/>
          <w:numId w:val="5"/>
        </w:numPr>
        <w:spacing w:line="360" w:lineRule="auto"/>
        <w:jc w:val="left"/>
      </w:pPr>
      <w:r w:rsidRPr="00F04789">
        <w:rPr>
          <w:b/>
          <w:bCs/>
        </w:rPr>
        <w:t>Thiết bị mạng</w:t>
      </w:r>
      <w:r w:rsidRPr="00F04789">
        <w:t>: Các</w:t>
      </w:r>
      <w:r w:rsidR="00F7597C" w:rsidRPr="00F04789">
        <w:t xml:space="preserve"> </w:t>
      </w:r>
      <w:r w:rsidRPr="00F04789">
        <w:t>thiết bị như switch và router thuộc các lớp truy cập, phân phối và lõi trong mô hình mạng ba lớp.</w:t>
      </w:r>
    </w:p>
    <w:p w14:paraId="43B71835" w14:textId="76EFDD15" w:rsidR="00F7597C" w:rsidRPr="00F04789" w:rsidRDefault="00F7597C">
      <w:pPr>
        <w:pStyle w:val="ListParagraph"/>
        <w:numPr>
          <w:ilvl w:val="0"/>
          <w:numId w:val="5"/>
        </w:numPr>
        <w:spacing w:line="360" w:lineRule="auto"/>
        <w:jc w:val="left"/>
      </w:pPr>
      <w:r w:rsidRPr="00F04789">
        <w:rPr>
          <w:b/>
          <w:bCs/>
        </w:rPr>
        <w:t>Các c</w:t>
      </w:r>
      <w:r w:rsidR="00415F58" w:rsidRPr="00F04789">
        <w:rPr>
          <w:b/>
          <w:bCs/>
        </w:rPr>
        <w:t>ông cụ tự động hoá</w:t>
      </w:r>
      <w:r w:rsidR="00415F58" w:rsidRPr="00F04789">
        <w:t>:</w:t>
      </w:r>
    </w:p>
    <w:p w14:paraId="2C8BE003" w14:textId="31BAEB85" w:rsidR="00F7597C" w:rsidRPr="00F04789" w:rsidRDefault="00415F58" w:rsidP="00EB21EA">
      <w:pPr>
        <w:ind w:left="1080"/>
        <w:rPr>
          <w:rFonts w:ascii="Times New Roman" w:hAnsi="Times New Roman" w:cs="Times New Roman"/>
          <w:lang w:val="en-US"/>
        </w:rPr>
      </w:pPr>
      <w:r w:rsidRPr="00F04789">
        <w:rPr>
          <w:rFonts w:ascii="Times New Roman" w:hAnsi="Times New Roman" w:cs="Times New Roman"/>
          <w:b/>
          <w:bCs/>
        </w:rPr>
        <w:t>+ Netmiko</w:t>
      </w:r>
      <w:r w:rsidRPr="00F04789">
        <w:rPr>
          <w:rFonts w:ascii="Times New Roman" w:hAnsi="Times New Roman" w:cs="Times New Roman"/>
        </w:rPr>
        <w:t>: Một thư viện của Python mã nguồn mở cho phép tự động hoá việc cấu hình thiết bị mạng thông qua giao thức SSH.</w:t>
      </w:r>
    </w:p>
    <w:p w14:paraId="78E35178" w14:textId="56A89A85" w:rsidR="00F7597C" w:rsidRPr="00F04789" w:rsidRDefault="00415F58" w:rsidP="00EB21EA">
      <w:pPr>
        <w:ind w:left="1080"/>
        <w:rPr>
          <w:rFonts w:ascii="Times New Roman" w:hAnsi="Times New Roman" w:cs="Times New Roman"/>
          <w:lang w:val="en-US"/>
        </w:rPr>
      </w:pPr>
      <w:r w:rsidRPr="00F04789">
        <w:rPr>
          <w:rFonts w:ascii="Times New Roman" w:hAnsi="Times New Roman" w:cs="Times New Roman"/>
          <w:b/>
          <w:bCs/>
        </w:rPr>
        <w:t>+</w:t>
      </w:r>
      <w:r w:rsidRPr="00F04789">
        <w:rPr>
          <w:rFonts w:ascii="Times New Roman" w:hAnsi="Times New Roman" w:cs="Times New Roman"/>
        </w:rPr>
        <w:t xml:space="preserve"> </w:t>
      </w:r>
      <w:r w:rsidRPr="00F04789">
        <w:rPr>
          <w:rFonts w:ascii="Times New Roman" w:hAnsi="Times New Roman" w:cs="Times New Roman"/>
          <w:b/>
          <w:bCs/>
        </w:rPr>
        <w:t>Ansible</w:t>
      </w:r>
      <w:r w:rsidRPr="00F04789">
        <w:rPr>
          <w:rFonts w:ascii="Times New Roman" w:hAnsi="Times New Roman" w:cs="Times New Roman"/>
        </w:rPr>
        <w:t>: Một công cụ tự động hoá mã nguồn mở dùng để quản lý cấu hình và thực thi các tác vụ trên các thiết bị mạng.</w:t>
      </w:r>
    </w:p>
    <w:p w14:paraId="338EAA50" w14:textId="6B45C282" w:rsidR="00F7597C" w:rsidRPr="00F04789" w:rsidRDefault="00F7597C">
      <w:pPr>
        <w:pStyle w:val="ListParagraph"/>
        <w:numPr>
          <w:ilvl w:val="0"/>
          <w:numId w:val="5"/>
        </w:numPr>
        <w:spacing w:line="360" w:lineRule="auto"/>
        <w:jc w:val="left"/>
      </w:pPr>
      <w:r w:rsidRPr="00F04789">
        <w:rPr>
          <w:b/>
          <w:bCs/>
        </w:rPr>
        <w:t>Công nghệ và các giao thức mạng</w:t>
      </w:r>
      <w:r w:rsidRPr="00F04789">
        <w:t>: Các giao thức và công nghệ mạng như VLAN, STP, OSPF, HSRP, NAT sử dụng trong việc cấu hình mô hình mạng ba lớp.</w:t>
      </w:r>
    </w:p>
    <w:p w14:paraId="65A25F39" w14:textId="24620803" w:rsidR="00F7597C" w:rsidRPr="00F04789" w:rsidRDefault="00F7597C" w:rsidP="00F7597C">
      <w:pPr>
        <w:pStyle w:val="Heading2"/>
        <w:rPr>
          <w:rFonts w:cs="Times New Roman"/>
          <w:lang w:val="en-US"/>
        </w:rPr>
      </w:pPr>
      <w:bookmarkStart w:id="18" w:name="_Toc170477812"/>
      <w:bookmarkStart w:id="19" w:name="_Toc171455476"/>
      <w:r w:rsidRPr="00F04789">
        <w:rPr>
          <w:rFonts w:cs="Times New Roman"/>
          <w:lang w:val="en-US"/>
        </w:rPr>
        <w:t>Phạm vi nghiên cứu</w:t>
      </w:r>
      <w:bookmarkEnd w:id="18"/>
      <w:bookmarkEnd w:id="19"/>
    </w:p>
    <w:p w14:paraId="4AA8A602" w14:textId="77777777" w:rsidR="00F7597C" w:rsidRPr="00F04789" w:rsidRDefault="00F7597C" w:rsidP="002B73F5">
      <w:pPr>
        <w:spacing w:before="100" w:beforeAutospacing="1" w:after="100" w:afterAutospacing="1"/>
        <w:rPr>
          <w:rFonts w:ascii="Times New Roman" w:eastAsia="Times New Roman" w:hAnsi="Times New Roman" w:cs="Times New Roman"/>
          <w:szCs w:val="26"/>
          <w:lang w:val="en-US"/>
        </w:rPr>
      </w:pPr>
      <w:r w:rsidRPr="00F04789">
        <w:rPr>
          <w:rFonts w:ascii="Times New Roman" w:eastAsia="Times New Roman" w:hAnsi="Times New Roman" w:cs="Times New Roman"/>
          <w:szCs w:val="26"/>
          <w:lang w:val="en-US"/>
        </w:rPr>
        <w:t>Phạm vi nghiên cứu của đồ án bao gồm các yếu tố sau:</w:t>
      </w:r>
    </w:p>
    <w:p w14:paraId="6D1D23FC" w14:textId="1E902653" w:rsidR="00F7597C" w:rsidRPr="00F04789" w:rsidRDefault="00F7597C">
      <w:pPr>
        <w:numPr>
          <w:ilvl w:val="0"/>
          <w:numId w:val="4"/>
        </w:numPr>
        <w:spacing w:before="100" w:beforeAutospacing="1" w:after="100" w:afterAutospacing="1"/>
        <w:rPr>
          <w:rFonts w:ascii="Times New Roman" w:eastAsia="Times New Roman" w:hAnsi="Times New Roman" w:cs="Times New Roman"/>
          <w:szCs w:val="26"/>
          <w:lang w:val="en-US"/>
        </w:rPr>
      </w:pPr>
      <w:r w:rsidRPr="00F04789">
        <w:rPr>
          <w:rFonts w:ascii="Times New Roman" w:eastAsia="Times New Roman" w:hAnsi="Times New Roman" w:cs="Times New Roman"/>
          <w:b/>
          <w:bCs/>
          <w:szCs w:val="26"/>
          <w:lang w:val="en-US"/>
        </w:rPr>
        <w:t>Thiết kế và triển khai mô hình mạng ba lớp</w:t>
      </w:r>
      <w:r w:rsidRPr="00F04789">
        <w:rPr>
          <w:rFonts w:ascii="Times New Roman" w:eastAsia="Times New Roman" w:hAnsi="Times New Roman" w:cs="Times New Roman"/>
          <w:szCs w:val="26"/>
          <w:lang w:val="en-US"/>
        </w:rPr>
        <w:t>: Bao gồm việc xây dựng và cấu hình các thiết bị mạng cho các lớp truy cập, phân phối, và lõi.</w:t>
      </w:r>
    </w:p>
    <w:p w14:paraId="5049D4AC" w14:textId="6A717B32" w:rsidR="00F7597C" w:rsidRPr="00F04789" w:rsidRDefault="00F7597C">
      <w:pPr>
        <w:numPr>
          <w:ilvl w:val="0"/>
          <w:numId w:val="4"/>
        </w:numPr>
        <w:spacing w:before="100" w:beforeAutospacing="1" w:after="100" w:afterAutospacing="1"/>
        <w:rPr>
          <w:rFonts w:ascii="Times New Roman" w:eastAsia="Times New Roman" w:hAnsi="Times New Roman" w:cs="Times New Roman"/>
          <w:szCs w:val="26"/>
          <w:lang w:val="en-US"/>
        </w:rPr>
      </w:pPr>
      <w:r w:rsidRPr="00F04789">
        <w:rPr>
          <w:rFonts w:ascii="Times New Roman" w:eastAsia="Times New Roman" w:hAnsi="Times New Roman" w:cs="Times New Roman"/>
          <w:b/>
          <w:bCs/>
          <w:szCs w:val="26"/>
          <w:lang w:val="en-US"/>
        </w:rPr>
        <w:t>Sử dụng Netmiko để tự động hóa cấu hình</w:t>
      </w:r>
      <w:r w:rsidRPr="00F04789">
        <w:rPr>
          <w:rFonts w:ascii="Times New Roman" w:eastAsia="Times New Roman" w:hAnsi="Times New Roman" w:cs="Times New Roman"/>
          <w:szCs w:val="26"/>
          <w:lang w:val="en-US"/>
        </w:rPr>
        <w:t>: Viết và thực thi các script Python để tự động hóa việc cấu hình thiết bị mạng.</w:t>
      </w:r>
    </w:p>
    <w:p w14:paraId="6D485FB5" w14:textId="0FEBF70E" w:rsidR="00F7597C" w:rsidRPr="00F04789" w:rsidRDefault="00F7597C">
      <w:pPr>
        <w:numPr>
          <w:ilvl w:val="0"/>
          <w:numId w:val="4"/>
        </w:numPr>
        <w:spacing w:before="100" w:beforeAutospacing="1" w:after="100" w:afterAutospacing="1"/>
        <w:rPr>
          <w:rFonts w:ascii="Times New Roman" w:eastAsia="Times New Roman" w:hAnsi="Times New Roman" w:cs="Times New Roman"/>
          <w:szCs w:val="26"/>
          <w:lang w:val="en-US"/>
        </w:rPr>
      </w:pPr>
      <w:r w:rsidRPr="00F04789">
        <w:rPr>
          <w:rFonts w:ascii="Times New Roman" w:eastAsia="Times New Roman" w:hAnsi="Times New Roman" w:cs="Times New Roman"/>
          <w:b/>
          <w:bCs/>
          <w:szCs w:val="26"/>
          <w:lang w:val="en-US"/>
        </w:rPr>
        <w:t>Tích hợp Ansible để quản lý cấu hình</w:t>
      </w:r>
      <w:r w:rsidRPr="00F04789">
        <w:rPr>
          <w:rFonts w:ascii="Times New Roman" w:eastAsia="Times New Roman" w:hAnsi="Times New Roman" w:cs="Times New Roman"/>
          <w:szCs w:val="26"/>
          <w:lang w:val="en-US"/>
        </w:rPr>
        <w:t>: Sử dụng Ansible để viết playbook và quản lý việc triển khai cấu hình trên các thiết bị mạng.</w:t>
      </w:r>
    </w:p>
    <w:p w14:paraId="6A68942E" w14:textId="6172E5EF" w:rsidR="00F7597C" w:rsidRPr="00F04789" w:rsidRDefault="00F7597C">
      <w:pPr>
        <w:numPr>
          <w:ilvl w:val="0"/>
          <w:numId w:val="4"/>
        </w:numPr>
        <w:spacing w:before="100" w:beforeAutospacing="1" w:after="100" w:afterAutospacing="1"/>
        <w:rPr>
          <w:rFonts w:ascii="Times New Roman" w:eastAsia="Times New Roman" w:hAnsi="Times New Roman" w:cs="Times New Roman"/>
          <w:szCs w:val="26"/>
          <w:lang w:val="en-US"/>
        </w:rPr>
      </w:pPr>
      <w:r w:rsidRPr="00F04789">
        <w:rPr>
          <w:rFonts w:ascii="Times New Roman" w:eastAsia="Times New Roman" w:hAnsi="Times New Roman" w:cs="Times New Roman"/>
          <w:b/>
          <w:bCs/>
          <w:szCs w:val="26"/>
          <w:lang w:val="en-US"/>
        </w:rPr>
        <w:t>Kiểm tra và đánh giá</w:t>
      </w:r>
      <w:r w:rsidRPr="00F04789">
        <w:rPr>
          <w:rFonts w:ascii="Times New Roman" w:eastAsia="Times New Roman" w:hAnsi="Times New Roman" w:cs="Times New Roman"/>
          <w:szCs w:val="26"/>
          <w:lang w:val="en-US"/>
        </w:rPr>
        <w:t xml:space="preserve">: Thực hiện kiểm tra </w:t>
      </w:r>
      <w:r w:rsidR="00627E75" w:rsidRPr="00F04789">
        <w:rPr>
          <w:rFonts w:ascii="Times New Roman" w:eastAsia="Times New Roman" w:hAnsi="Times New Roman" w:cs="Times New Roman"/>
          <w:szCs w:val="26"/>
          <w:lang w:val="en-US"/>
        </w:rPr>
        <w:t>tính dự phòng khi gặp sự cố</w:t>
      </w:r>
      <w:r w:rsidR="00C91C99" w:rsidRPr="00F04789">
        <w:rPr>
          <w:rFonts w:ascii="Times New Roman" w:eastAsia="Times New Roman" w:hAnsi="Times New Roman" w:cs="Times New Roman"/>
          <w:szCs w:val="26"/>
          <w:lang w:val="en-US"/>
        </w:rPr>
        <w:t xml:space="preserve"> và đánh giá tính sẵn sàng của mô hình mạng</w:t>
      </w:r>
    </w:p>
    <w:p w14:paraId="4909A7F0" w14:textId="77777777" w:rsidR="00F7597C" w:rsidRPr="00F04789" w:rsidRDefault="00F7597C">
      <w:pPr>
        <w:numPr>
          <w:ilvl w:val="0"/>
          <w:numId w:val="4"/>
        </w:numPr>
        <w:spacing w:before="100" w:beforeAutospacing="1" w:after="100" w:afterAutospacing="1"/>
        <w:rPr>
          <w:rFonts w:ascii="Times New Roman" w:eastAsia="Times New Roman" w:hAnsi="Times New Roman" w:cs="Times New Roman"/>
          <w:szCs w:val="26"/>
          <w:lang w:val="en-US"/>
        </w:rPr>
      </w:pPr>
      <w:r w:rsidRPr="00F04789">
        <w:rPr>
          <w:rFonts w:ascii="Times New Roman" w:eastAsia="Times New Roman" w:hAnsi="Times New Roman" w:cs="Times New Roman"/>
          <w:b/>
          <w:bCs/>
          <w:szCs w:val="26"/>
          <w:lang w:val="en-US"/>
        </w:rPr>
        <w:t>Tài liệu hóa quy trình và kết quả</w:t>
      </w:r>
      <w:r w:rsidRPr="00F04789">
        <w:rPr>
          <w:rFonts w:ascii="Times New Roman" w:eastAsia="Times New Roman" w:hAnsi="Times New Roman" w:cs="Times New Roman"/>
          <w:szCs w:val="26"/>
          <w:lang w:val="en-US"/>
        </w:rPr>
        <w:t>: Ghi lại toàn bộ quá trình từ thiết kế, triển khai đến đánh giá kết quả, cũng như những khó khăn gặp phải và cách giải quyết.</w:t>
      </w:r>
    </w:p>
    <w:p w14:paraId="557F2992" w14:textId="77777777" w:rsidR="00F7597C" w:rsidRPr="00F04789" w:rsidRDefault="00F7597C" w:rsidP="00F7597C">
      <w:pPr>
        <w:rPr>
          <w:rFonts w:ascii="Times New Roman" w:hAnsi="Times New Roman" w:cs="Times New Roman"/>
          <w:lang w:val="en-US"/>
        </w:rPr>
      </w:pPr>
    </w:p>
    <w:p w14:paraId="37844C69" w14:textId="60DE9651" w:rsidR="00F7597C" w:rsidRPr="00F04789" w:rsidRDefault="00F7597C" w:rsidP="00F7597C">
      <w:pPr>
        <w:pStyle w:val="Heading1"/>
      </w:pPr>
      <w:bookmarkStart w:id="20" w:name="_Toc170477813"/>
      <w:bookmarkStart w:id="21" w:name="_Toc171455477"/>
      <w:r w:rsidRPr="00F04789">
        <w:lastRenderedPageBreak/>
        <w:t>TỔNG QUAN</w:t>
      </w:r>
      <w:bookmarkEnd w:id="20"/>
      <w:bookmarkEnd w:id="21"/>
    </w:p>
    <w:p w14:paraId="5ED4F22E" w14:textId="2AF5C46D" w:rsidR="00B41B44" w:rsidRPr="00F04789" w:rsidRDefault="00B41B44" w:rsidP="00B41B44">
      <w:pPr>
        <w:pStyle w:val="Heading2"/>
        <w:rPr>
          <w:rFonts w:cs="Times New Roman"/>
          <w:lang w:val="en-US"/>
        </w:rPr>
      </w:pPr>
      <w:bookmarkStart w:id="22" w:name="_Toc170477814"/>
      <w:bookmarkStart w:id="23" w:name="_Toc171455478"/>
      <w:r w:rsidRPr="00F04789">
        <w:rPr>
          <w:rFonts w:cs="Times New Roman"/>
          <w:lang w:val="en-US"/>
        </w:rPr>
        <w:t>Các công cụ và môi trường</w:t>
      </w:r>
      <w:bookmarkEnd w:id="22"/>
      <w:bookmarkEnd w:id="23"/>
    </w:p>
    <w:p w14:paraId="599C1E46" w14:textId="5343EA4B" w:rsidR="00B41B44" w:rsidRPr="00F04789" w:rsidRDefault="00B41B44" w:rsidP="00B41B44">
      <w:pPr>
        <w:pStyle w:val="Heading3"/>
        <w:rPr>
          <w:rFonts w:cs="Times New Roman"/>
          <w:lang w:val="en-US"/>
        </w:rPr>
      </w:pPr>
      <w:bookmarkStart w:id="24" w:name="_Toc170477815"/>
      <w:bookmarkStart w:id="25" w:name="_Toc171455479"/>
      <w:r w:rsidRPr="00F04789">
        <w:rPr>
          <w:rFonts w:cs="Times New Roman"/>
          <w:lang w:val="en-US"/>
        </w:rPr>
        <w:t>EVE-NG</w:t>
      </w:r>
      <w:bookmarkEnd w:id="24"/>
      <w:bookmarkEnd w:id="25"/>
    </w:p>
    <w:p w14:paraId="08A18F27" w14:textId="77777777" w:rsidR="00467D38" w:rsidRPr="00F04789" w:rsidRDefault="00063A24" w:rsidP="00467D38">
      <w:pPr>
        <w:keepNext/>
        <w:jc w:val="center"/>
        <w:rPr>
          <w:rFonts w:ascii="Times New Roman" w:hAnsi="Times New Roman" w:cs="Times New Roman"/>
        </w:rPr>
      </w:pPr>
      <w:r w:rsidRPr="00F04789">
        <w:rPr>
          <w:rFonts w:ascii="Times New Roman" w:hAnsi="Times New Roman" w:cs="Times New Roman"/>
          <w:noProof/>
          <w:lang w:val="en-US"/>
        </w:rPr>
        <w:drawing>
          <wp:inline distT="0" distB="0" distL="0" distR="0" wp14:anchorId="115AB163" wp14:editId="6EDC2F54">
            <wp:extent cx="3931920" cy="1574304"/>
            <wp:effectExtent l="0" t="0" r="0" b="0"/>
            <wp:docPr id="115940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08783" name="Picture 1159408783"/>
                    <pic:cNvPicPr/>
                  </pic:nvPicPr>
                  <pic:blipFill>
                    <a:blip r:embed="rId8">
                      <a:extLst>
                        <a:ext uri="{28A0092B-C50C-407E-A947-70E740481C1C}">
                          <a14:useLocalDpi xmlns:a14="http://schemas.microsoft.com/office/drawing/2010/main" val="0"/>
                        </a:ext>
                      </a:extLst>
                    </a:blip>
                    <a:stretch>
                      <a:fillRect/>
                    </a:stretch>
                  </pic:blipFill>
                  <pic:spPr>
                    <a:xfrm>
                      <a:off x="0" y="0"/>
                      <a:ext cx="3954073" cy="1583174"/>
                    </a:xfrm>
                    <a:prstGeom prst="rect">
                      <a:avLst/>
                    </a:prstGeom>
                  </pic:spPr>
                </pic:pic>
              </a:graphicData>
            </a:graphic>
          </wp:inline>
        </w:drawing>
      </w:r>
    </w:p>
    <w:p w14:paraId="0477C084" w14:textId="3CE2643C" w:rsidR="00063A24" w:rsidRPr="00F04789" w:rsidRDefault="00467D38" w:rsidP="002F67A3">
      <w:pPr>
        <w:pStyle w:val="Quote"/>
        <w:rPr>
          <w:rFonts w:ascii="Times New Roman" w:hAnsi="Times New Roman" w:cs="Times New Roman"/>
          <w:lang w:val="en-US"/>
        </w:rPr>
      </w:pPr>
      <w:bookmarkStart w:id="26" w:name="_Toc171346438"/>
      <w:r w:rsidRPr="00F04789">
        <w:rPr>
          <w:rFonts w:ascii="Times New Roman" w:hAnsi="Times New Roman" w:cs="Times New Roman"/>
        </w:rPr>
        <w:t xml:space="preserve">Hình </w:t>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STYLEREF 1 \s </w:instrText>
      </w:r>
      <w:r w:rsidR="002F67A3" w:rsidRPr="00F04789">
        <w:rPr>
          <w:rFonts w:ascii="Times New Roman" w:hAnsi="Times New Roman" w:cs="Times New Roman"/>
        </w:rPr>
        <w:fldChar w:fldCharType="separate"/>
      </w:r>
      <w:r w:rsidR="00092DEF">
        <w:rPr>
          <w:rFonts w:ascii="Times New Roman" w:hAnsi="Times New Roman" w:cs="Times New Roman"/>
          <w:noProof/>
        </w:rPr>
        <w:t>2</w:t>
      </w:r>
      <w:r w:rsidR="002F67A3" w:rsidRPr="00F04789">
        <w:rPr>
          <w:rFonts w:ascii="Times New Roman" w:hAnsi="Times New Roman" w:cs="Times New Roman"/>
        </w:rPr>
        <w:fldChar w:fldCharType="end"/>
      </w:r>
      <w:r w:rsidR="002F67A3" w:rsidRPr="00F04789">
        <w:rPr>
          <w:rFonts w:ascii="Times New Roman" w:hAnsi="Times New Roman" w:cs="Times New Roman"/>
        </w:rPr>
        <w:noBreakHyphen/>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SEQ Hình \* ARABIC \s 1 </w:instrText>
      </w:r>
      <w:r w:rsidR="002F67A3" w:rsidRPr="00F04789">
        <w:rPr>
          <w:rFonts w:ascii="Times New Roman" w:hAnsi="Times New Roman" w:cs="Times New Roman"/>
        </w:rPr>
        <w:fldChar w:fldCharType="separate"/>
      </w:r>
      <w:r w:rsidR="00092DEF">
        <w:rPr>
          <w:rFonts w:ascii="Times New Roman" w:hAnsi="Times New Roman" w:cs="Times New Roman"/>
          <w:noProof/>
        </w:rPr>
        <w:t>1</w:t>
      </w:r>
      <w:r w:rsidR="002F67A3" w:rsidRPr="00F04789">
        <w:rPr>
          <w:rFonts w:ascii="Times New Roman" w:hAnsi="Times New Roman" w:cs="Times New Roman"/>
        </w:rPr>
        <w:fldChar w:fldCharType="end"/>
      </w:r>
      <w:r w:rsidRPr="00F04789">
        <w:rPr>
          <w:rFonts w:ascii="Times New Roman" w:hAnsi="Times New Roman" w:cs="Times New Roman"/>
          <w:noProof/>
          <w:lang w:val="en-US"/>
        </w:rPr>
        <w:t>: EVE-NG</w:t>
      </w:r>
      <w:bookmarkEnd w:id="26"/>
    </w:p>
    <w:p w14:paraId="702B1FD5" w14:textId="77777777" w:rsidR="00B41B44" w:rsidRPr="00F04789" w:rsidRDefault="00B41B44" w:rsidP="00B41B44">
      <w:pPr>
        <w:rPr>
          <w:rFonts w:ascii="Times New Roman" w:hAnsi="Times New Roman" w:cs="Times New Roman"/>
          <w:lang w:val="en-US"/>
        </w:rPr>
      </w:pPr>
      <w:r w:rsidRPr="00F04789">
        <w:rPr>
          <w:rFonts w:ascii="Times New Roman" w:hAnsi="Times New Roman" w:cs="Times New Roman"/>
          <w:lang w:val="en-US"/>
        </w:rPr>
        <w:t>EVE-NG là một công cụ mô phỏng mạng cung cấp giao diện người dùng thông qua trình duyệt. Người dùng có thể tạo các node mạng từ một thư viện các tempalte sẵn có, kết nối chúng lại với nhau và cấu hình chúng. Người dùng chuyên nghiệp hoặc quản trị viên có thể thêm các image phần mềm vào thư viện và tạo các mẫu các thiết bị mạng tùy chỉnh để hỗ trợ hầu hết các mô hình lab.</w:t>
      </w:r>
    </w:p>
    <w:p w14:paraId="41712CEF" w14:textId="77777777" w:rsidR="00B41B44" w:rsidRPr="00F04789" w:rsidRDefault="00B41B44" w:rsidP="00B41B44">
      <w:pPr>
        <w:rPr>
          <w:rFonts w:ascii="Times New Roman" w:hAnsi="Times New Roman" w:cs="Times New Roman"/>
          <w:lang w:val="en-US"/>
        </w:rPr>
      </w:pPr>
      <w:r w:rsidRPr="00F04789">
        <w:rPr>
          <w:rFonts w:ascii="Times New Roman" w:hAnsi="Times New Roman" w:cs="Times New Roman"/>
          <w:lang w:val="en-US"/>
        </w:rPr>
        <w:t>EVE-NG hỗ trợ cấu hình nhiều hypervisors trên một máy ảo. Nó chạy phần mềm thiết bị mạng thương mại trên Dynamips và IOU và chạy các thiết bị mạng khác, chẳng hạn như bộ định tuyến router mã nguồn mở, trên QEMU.</w:t>
      </w:r>
    </w:p>
    <w:p w14:paraId="22013F23" w14:textId="2DD59EB9" w:rsidR="00B41B44" w:rsidRPr="00F04789" w:rsidRDefault="00B41B44" w:rsidP="00B41B44">
      <w:pPr>
        <w:rPr>
          <w:rFonts w:ascii="Times New Roman" w:hAnsi="Times New Roman" w:cs="Times New Roman"/>
          <w:lang w:val="en-US"/>
        </w:rPr>
      </w:pPr>
      <w:r w:rsidRPr="00F04789">
        <w:rPr>
          <w:rFonts w:ascii="Times New Roman" w:hAnsi="Times New Roman" w:cs="Times New Roman"/>
          <w:lang w:val="en-US"/>
        </w:rPr>
        <w:t>EVE-NG là một dự án nguồn mở và mã nguồn EVE-NG được đăng trên GitLab.</w:t>
      </w:r>
    </w:p>
    <w:p w14:paraId="7B68B3D6" w14:textId="7FDF9ED2" w:rsidR="00F11E6A" w:rsidRPr="00F04789" w:rsidRDefault="002B73F5" w:rsidP="00B41B44">
      <w:pPr>
        <w:rPr>
          <w:rFonts w:ascii="Times New Roman" w:hAnsi="Times New Roman" w:cs="Times New Roman"/>
          <w:b/>
          <w:bCs/>
          <w:lang w:val="en-US"/>
        </w:rPr>
      </w:pPr>
      <w:r w:rsidRPr="00F04789">
        <w:rPr>
          <w:rFonts w:ascii="Times New Roman" w:hAnsi="Times New Roman" w:cs="Times New Roman"/>
          <w:b/>
          <w:bCs/>
          <w:lang w:val="en-US"/>
        </w:rPr>
        <w:t>Ưu điểm của</w:t>
      </w:r>
      <w:r w:rsidR="00F11E6A" w:rsidRPr="00F04789">
        <w:rPr>
          <w:rFonts w:ascii="Times New Roman" w:hAnsi="Times New Roman" w:cs="Times New Roman"/>
          <w:b/>
          <w:bCs/>
          <w:lang w:val="en-US"/>
        </w:rPr>
        <w:t xml:space="preserve"> EVE-NG:</w:t>
      </w:r>
    </w:p>
    <w:p w14:paraId="04A812EC" w14:textId="2B26647F" w:rsidR="00F11E6A" w:rsidRPr="00F04789" w:rsidRDefault="00F11E6A">
      <w:pPr>
        <w:pStyle w:val="ListParagraph"/>
        <w:numPr>
          <w:ilvl w:val="0"/>
          <w:numId w:val="3"/>
        </w:numPr>
        <w:spacing w:line="360" w:lineRule="auto"/>
      </w:pPr>
      <w:r w:rsidRPr="00F04789">
        <w:t>Hỗ trợ đa nền tảng: Chạy trên các hệ điều hành như Windows, macOS, Linux.</w:t>
      </w:r>
    </w:p>
    <w:p w14:paraId="692B53DF" w14:textId="7AEA2557" w:rsidR="00F11E6A" w:rsidRPr="00F04789" w:rsidRDefault="00F11E6A">
      <w:pPr>
        <w:pStyle w:val="ListParagraph"/>
        <w:numPr>
          <w:ilvl w:val="0"/>
          <w:numId w:val="3"/>
        </w:numPr>
        <w:spacing w:line="360" w:lineRule="auto"/>
      </w:pPr>
      <w:r w:rsidRPr="00F04789">
        <w:t>Hỗ trợ cài đặt trên các nền tảng ảo hóa như VMware, Hyper-V, và Proxmox.</w:t>
      </w:r>
    </w:p>
    <w:p w14:paraId="3E3D7212" w14:textId="77777777" w:rsidR="00F11E6A" w:rsidRPr="00F04789" w:rsidRDefault="00F11E6A">
      <w:pPr>
        <w:pStyle w:val="ListParagraph"/>
        <w:numPr>
          <w:ilvl w:val="0"/>
          <w:numId w:val="3"/>
        </w:numPr>
        <w:spacing w:line="360" w:lineRule="auto"/>
      </w:pPr>
      <w:r w:rsidRPr="00F04789">
        <w:t>Hỗ trợ các thiết bị ảo từ nhiều nhà cung cấp khác nhau như Cisco, Juniper, Palo Alto, Fortinet, Huawei, v.v.</w:t>
      </w:r>
    </w:p>
    <w:p w14:paraId="564DF122" w14:textId="77777777" w:rsidR="00F11E6A" w:rsidRPr="00F04789" w:rsidRDefault="00F11E6A">
      <w:pPr>
        <w:pStyle w:val="ListParagraph"/>
        <w:numPr>
          <w:ilvl w:val="0"/>
          <w:numId w:val="3"/>
        </w:numPr>
        <w:spacing w:line="360" w:lineRule="auto"/>
      </w:pPr>
      <w:r w:rsidRPr="00F04789">
        <w:t>Hỗ trợ cả các thiết bị ảo hóa mã nguồn mở như VyOS, pfSense, OpenWRT.</w:t>
      </w:r>
    </w:p>
    <w:p w14:paraId="380EA7B0" w14:textId="0272C220" w:rsidR="00F11E6A" w:rsidRPr="00F04789" w:rsidRDefault="00F11E6A">
      <w:pPr>
        <w:pStyle w:val="ListParagraph"/>
        <w:numPr>
          <w:ilvl w:val="0"/>
          <w:numId w:val="3"/>
        </w:numPr>
        <w:spacing w:line="360" w:lineRule="auto"/>
      </w:pPr>
      <w:r w:rsidRPr="00F04789">
        <w:t>Giao diện đồ họa thân thiện, cung cấp giao diện web trực quan, dễ sử dụng.</w:t>
      </w:r>
    </w:p>
    <w:p w14:paraId="6FD2DDF5" w14:textId="38C0970F" w:rsidR="00F11E6A" w:rsidRPr="00F04789" w:rsidRDefault="00F11E6A">
      <w:pPr>
        <w:pStyle w:val="ListParagraph"/>
        <w:numPr>
          <w:ilvl w:val="0"/>
          <w:numId w:val="3"/>
        </w:numPr>
        <w:spacing w:line="360" w:lineRule="auto"/>
      </w:pPr>
      <w:r w:rsidRPr="00F04789">
        <w:lastRenderedPageBreak/>
        <w:t>Cho phép kéo thả để thiết kế và cấu hình topology mạng.</w:t>
      </w:r>
    </w:p>
    <w:p w14:paraId="5D215B25" w14:textId="5281656C" w:rsidR="002B73F5" w:rsidRPr="00F04789" w:rsidRDefault="002B73F5" w:rsidP="002B73F5">
      <w:pPr>
        <w:rPr>
          <w:rFonts w:ascii="Times New Roman" w:hAnsi="Times New Roman" w:cs="Times New Roman"/>
          <w:b/>
          <w:bCs/>
          <w:lang w:val="en-US"/>
        </w:rPr>
      </w:pPr>
      <w:r w:rsidRPr="00F04789">
        <w:rPr>
          <w:rFonts w:ascii="Times New Roman" w:hAnsi="Times New Roman" w:cs="Times New Roman"/>
          <w:b/>
          <w:bCs/>
          <w:lang w:val="en-US"/>
        </w:rPr>
        <w:t>Nhược điểm của EVE-NG:</w:t>
      </w:r>
    </w:p>
    <w:p w14:paraId="7C2E32F7" w14:textId="77777777" w:rsidR="002B73F5" w:rsidRPr="00F04789" w:rsidRDefault="002B73F5">
      <w:pPr>
        <w:pStyle w:val="ListParagraph"/>
        <w:numPr>
          <w:ilvl w:val="0"/>
          <w:numId w:val="7"/>
        </w:numPr>
        <w:spacing w:line="360" w:lineRule="auto"/>
      </w:pPr>
      <w:r w:rsidRPr="00F04789">
        <w:t>Yêu cầu tài nguyên cao: Cần nhiều tài nguyên phần cứng (CPU, RAM, ổ cứng) để chạy các mô phỏng lớn.</w:t>
      </w:r>
    </w:p>
    <w:p w14:paraId="13661ECD" w14:textId="77777777" w:rsidR="002B73F5" w:rsidRPr="00F04789" w:rsidRDefault="002B73F5">
      <w:pPr>
        <w:pStyle w:val="ListParagraph"/>
        <w:numPr>
          <w:ilvl w:val="0"/>
          <w:numId w:val="7"/>
        </w:numPr>
        <w:spacing w:line="360" w:lineRule="auto"/>
      </w:pPr>
      <w:r w:rsidRPr="00F04789">
        <w:t>Cài đặt phức tạp: Việc cài đặt và cấu hình ban đầu có thể phức tạp đối với người dùng mới.</w:t>
      </w:r>
    </w:p>
    <w:p w14:paraId="702C24C7" w14:textId="66CED58B" w:rsidR="002B73F5" w:rsidRPr="00F04789" w:rsidRDefault="002B73F5">
      <w:pPr>
        <w:pStyle w:val="ListParagraph"/>
        <w:numPr>
          <w:ilvl w:val="0"/>
          <w:numId w:val="7"/>
        </w:numPr>
        <w:spacing w:line="360" w:lineRule="auto"/>
      </w:pPr>
      <w:r w:rsidRPr="00F04789">
        <w:t>Giới hạn tính năng miễn phí: Một số tính năng nâng cao yêu cầu phiên bản thương mại. Một số image cần phải trả phí để sử dụng.</w:t>
      </w:r>
    </w:p>
    <w:p w14:paraId="40D9C410" w14:textId="77777777" w:rsidR="00B41B44" w:rsidRPr="00F04789" w:rsidRDefault="00B41B44" w:rsidP="00B41B44">
      <w:pPr>
        <w:rPr>
          <w:rFonts w:ascii="Times New Roman" w:hAnsi="Times New Roman" w:cs="Times New Roman"/>
          <w:lang w:val="en-US"/>
        </w:rPr>
      </w:pPr>
    </w:p>
    <w:p w14:paraId="209BB520" w14:textId="182FCE3C" w:rsidR="00B41B44" w:rsidRPr="00F04789" w:rsidRDefault="00B41B44" w:rsidP="00B41B44">
      <w:pPr>
        <w:pStyle w:val="Heading3"/>
        <w:rPr>
          <w:rFonts w:cs="Times New Roman"/>
          <w:lang w:val="en-US"/>
        </w:rPr>
      </w:pPr>
      <w:bookmarkStart w:id="27" w:name="_Toc170477816"/>
      <w:bookmarkStart w:id="28" w:name="_Toc171455480"/>
      <w:r w:rsidRPr="00F04789">
        <w:rPr>
          <w:rFonts w:cs="Times New Roman"/>
          <w:lang w:val="en-US"/>
        </w:rPr>
        <w:t>Ansible</w:t>
      </w:r>
      <w:bookmarkEnd w:id="27"/>
      <w:bookmarkEnd w:id="28"/>
    </w:p>
    <w:p w14:paraId="7E37CF1C" w14:textId="77777777" w:rsidR="00467D38" w:rsidRPr="00F04789" w:rsidRDefault="00063A24" w:rsidP="00467D38">
      <w:pPr>
        <w:keepNext/>
        <w:jc w:val="center"/>
        <w:rPr>
          <w:rFonts w:ascii="Times New Roman" w:hAnsi="Times New Roman" w:cs="Times New Roman"/>
        </w:rPr>
      </w:pPr>
      <w:r w:rsidRPr="00F04789">
        <w:rPr>
          <w:rFonts w:ascii="Times New Roman" w:hAnsi="Times New Roman" w:cs="Times New Roman"/>
          <w:noProof/>
          <w:lang w:val="en-US"/>
        </w:rPr>
        <w:drawing>
          <wp:inline distT="0" distB="0" distL="0" distR="0" wp14:anchorId="3A95D49B" wp14:editId="46301318">
            <wp:extent cx="1333500" cy="1333500"/>
            <wp:effectExtent l="0" t="0" r="0" b="0"/>
            <wp:docPr id="9807008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00887" name="Picture 98070088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p>
    <w:p w14:paraId="3B2FC139" w14:textId="7327415B" w:rsidR="00063A24" w:rsidRPr="00F04789" w:rsidRDefault="00467D38" w:rsidP="002F67A3">
      <w:pPr>
        <w:pStyle w:val="Quote"/>
        <w:rPr>
          <w:rFonts w:ascii="Times New Roman" w:hAnsi="Times New Roman" w:cs="Times New Roman"/>
          <w:lang w:val="en-US"/>
        </w:rPr>
      </w:pPr>
      <w:bookmarkStart w:id="29" w:name="_Toc171346439"/>
      <w:r w:rsidRPr="00F04789">
        <w:rPr>
          <w:rFonts w:ascii="Times New Roman" w:hAnsi="Times New Roman" w:cs="Times New Roman"/>
        </w:rPr>
        <w:t xml:space="preserve">Hình </w:t>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STYLEREF 1 \s </w:instrText>
      </w:r>
      <w:r w:rsidR="002F67A3" w:rsidRPr="00F04789">
        <w:rPr>
          <w:rFonts w:ascii="Times New Roman" w:hAnsi="Times New Roman" w:cs="Times New Roman"/>
        </w:rPr>
        <w:fldChar w:fldCharType="separate"/>
      </w:r>
      <w:r w:rsidR="00092DEF">
        <w:rPr>
          <w:rFonts w:ascii="Times New Roman" w:hAnsi="Times New Roman" w:cs="Times New Roman"/>
          <w:noProof/>
        </w:rPr>
        <w:t>2</w:t>
      </w:r>
      <w:r w:rsidR="002F67A3" w:rsidRPr="00F04789">
        <w:rPr>
          <w:rFonts w:ascii="Times New Roman" w:hAnsi="Times New Roman" w:cs="Times New Roman"/>
        </w:rPr>
        <w:fldChar w:fldCharType="end"/>
      </w:r>
      <w:r w:rsidR="002F67A3" w:rsidRPr="00F04789">
        <w:rPr>
          <w:rFonts w:ascii="Times New Roman" w:hAnsi="Times New Roman" w:cs="Times New Roman"/>
        </w:rPr>
        <w:noBreakHyphen/>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SEQ Hình \* ARABIC \s 1 </w:instrText>
      </w:r>
      <w:r w:rsidR="002F67A3" w:rsidRPr="00F04789">
        <w:rPr>
          <w:rFonts w:ascii="Times New Roman" w:hAnsi="Times New Roman" w:cs="Times New Roman"/>
        </w:rPr>
        <w:fldChar w:fldCharType="separate"/>
      </w:r>
      <w:r w:rsidR="00092DEF">
        <w:rPr>
          <w:rFonts w:ascii="Times New Roman" w:hAnsi="Times New Roman" w:cs="Times New Roman"/>
          <w:noProof/>
        </w:rPr>
        <w:t>2</w:t>
      </w:r>
      <w:r w:rsidR="002F67A3" w:rsidRPr="00F04789">
        <w:rPr>
          <w:rFonts w:ascii="Times New Roman" w:hAnsi="Times New Roman" w:cs="Times New Roman"/>
        </w:rPr>
        <w:fldChar w:fldCharType="end"/>
      </w:r>
      <w:r w:rsidRPr="00F04789">
        <w:rPr>
          <w:rFonts w:ascii="Times New Roman" w:hAnsi="Times New Roman" w:cs="Times New Roman"/>
          <w:noProof/>
          <w:lang w:val="en-US"/>
        </w:rPr>
        <w:t>: Ansible</w:t>
      </w:r>
      <w:bookmarkEnd w:id="29"/>
    </w:p>
    <w:p w14:paraId="3B92B321" w14:textId="0713A8DB" w:rsidR="00F11E6A" w:rsidRPr="00F04789" w:rsidRDefault="00B41B44" w:rsidP="00B41B44">
      <w:pPr>
        <w:rPr>
          <w:rFonts w:ascii="Times New Roman" w:hAnsi="Times New Roman" w:cs="Times New Roman"/>
          <w:lang w:val="en-US"/>
        </w:rPr>
      </w:pPr>
      <w:r w:rsidRPr="00F04789">
        <w:rPr>
          <w:rFonts w:ascii="Times New Roman" w:hAnsi="Times New Roman" w:cs="Times New Roman"/>
          <w:lang w:val="en-US"/>
        </w:rPr>
        <w:t>Ansible là một công cụ tự động hóa mã nguồn mở do Red Hat phát triển, giúp quản lý cấu hình, triển khai ứng dụng và tự động hóa các tác vụ mạng. Ansible sử dụng file YAML để viết các playbook, cho phép mô tả các tác vụ một cách dễ hiểu và dễ bảo trì.</w:t>
      </w:r>
    </w:p>
    <w:p w14:paraId="1F9CC2BF" w14:textId="7C31B67F" w:rsidR="00B41B44" w:rsidRPr="00F04789" w:rsidRDefault="002B73F5" w:rsidP="00B41B44">
      <w:pPr>
        <w:rPr>
          <w:rFonts w:ascii="Times New Roman" w:hAnsi="Times New Roman" w:cs="Times New Roman"/>
          <w:b/>
          <w:bCs/>
          <w:lang w:val="en-US"/>
        </w:rPr>
      </w:pPr>
      <w:bookmarkStart w:id="30" w:name="_Hlk170479876"/>
      <w:r w:rsidRPr="00F04789">
        <w:rPr>
          <w:rFonts w:ascii="Times New Roman" w:hAnsi="Times New Roman" w:cs="Times New Roman"/>
          <w:b/>
          <w:bCs/>
          <w:lang w:val="en-US"/>
        </w:rPr>
        <w:t>Ưu điểm</w:t>
      </w:r>
      <w:r w:rsidR="00B41B44" w:rsidRPr="00F04789">
        <w:rPr>
          <w:rFonts w:ascii="Times New Roman" w:hAnsi="Times New Roman" w:cs="Times New Roman"/>
          <w:b/>
          <w:bCs/>
          <w:lang w:val="en-US"/>
        </w:rPr>
        <w:t xml:space="preserve"> của Ansible:</w:t>
      </w:r>
    </w:p>
    <w:bookmarkEnd w:id="30"/>
    <w:p w14:paraId="7BA84A9C" w14:textId="5DFBE225" w:rsidR="00F11E6A" w:rsidRPr="00F04789" w:rsidRDefault="00B41B44">
      <w:pPr>
        <w:pStyle w:val="ListParagraph"/>
        <w:numPr>
          <w:ilvl w:val="0"/>
          <w:numId w:val="2"/>
        </w:numPr>
        <w:spacing w:line="360" w:lineRule="auto"/>
      </w:pPr>
      <w:r w:rsidRPr="00F04789">
        <w:t>Không cần agent: Không cần cài đặt phần mềm bổ sung trên các máy đích, chỉ cần SSH và Python.</w:t>
      </w:r>
    </w:p>
    <w:p w14:paraId="67A61180" w14:textId="28A312B3" w:rsidR="00F11E6A" w:rsidRPr="00F04789" w:rsidRDefault="00B41B44">
      <w:pPr>
        <w:pStyle w:val="ListParagraph"/>
        <w:numPr>
          <w:ilvl w:val="0"/>
          <w:numId w:val="2"/>
        </w:numPr>
        <w:spacing w:line="360" w:lineRule="auto"/>
      </w:pPr>
      <w:r w:rsidRPr="00F04789">
        <w:t>Dễ sử dụng: Sử dụng ngôn ngữ mô tả đơn giản, dễ tiếp cận ngay cả với người mới bắt đầu.</w:t>
      </w:r>
    </w:p>
    <w:p w14:paraId="631C44EC" w14:textId="40DC5520" w:rsidR="00F11E6A" w:rsidRPr="00F04789" w:rsidRDefault="00B41B44">
      <w:pPr>
        <w:pStyle w:val="ListParagraph"/>
        <w:numPr>
          <w:ilvl w:val="0"/>
          <w:numId w:val="2"/>
        </w:numPr>
        <w:spacing w:line="360" w:lineRule="auto"/>
      </w:pPr>
      <w:r w:rsidRPr="00F04789">
        <w:t>Idempotency: Đảm bảo các tác vụ khi thực hiện nhiều lần vẫn cho kết quả như nhau.</w:t>
      </w:r>
    </w:p>
    <w:p w14:paraId="100C4F89" w14:textId="39011A93" w:rsidR="00B41B44" w:rsidRPr="00F04789" w:rsidRDefault="00B41B44">
      <w:pPr>
        <w:pStyle w:val="ListParagraph"/>
        <w:numPr>
          <w:ilvl w:val="0"/>
          <w:numId w:val="2"/>
        </w:numPr>
        <w:spacing w:line="360" w:lineRule="auto"/>
      </w:pPr>
      <w:r w:rsidRPr="00F04789">
        <w:lastRenderedPageBreak/>
        <w:t>Quản lý tập trung: Quản lý và triển khai trên hàng ngàn máy chủ từ một nơi duy nhất.</w:t>
      </w:r>
    </w:p>
    <w:p w14:paraId="2BFD6A18" w14:textId="32736FDC" w:rsidR="002B73F5" w:rsidRPr="00F04789" w:rsidRDefault="002B73F5" w:rsidP="002B73F5">
      <w:pPr>
        <w:rPr>
          <w:rFonts w:ascii="Times New Roman" w:hAnsi="Times New Roman" w:cs="Times New Roman"/>
          <w:b/>
          <w:bCs/>
          <w:lang w:val="en-US"/>
        </w:rPr>
      </w:pPr>
      <w:r w:rsidRPr="00F04789">
        <w:rPr>
          <w:rFonts w:ascii="Times New Roman" w:hAnsi="Times New Roman" w:cs="Times New Roman"/>
          <w:b/>
          <w:bCs/>
          <w:lang w:val="en-US"/>
        </w:rPr>
        <w:t>Nhược điểm của Ansible:</w:t>
      </w:r>
    </w:p>
    <w:p w14:paraId="0A09A09D" w14:textId="3E347292" w:rsidR="002B73F5" w:rsidRPr="00F04789" w:rsidRDefault="002B73F5">
      <w:pPr>
        <w:pStyle w:val="ListParagraph"/>
        <w:numPr>
          <w:ilvl w:val="0"/>
          <w:numId w:val="8"/>
        </w:numPr>
        <w:spacing w:line="360" w:lineRule="auto"/>
      </w:pPr>
      <w:r w:rsidRPr="00F04789">
        <w:t>Hiệu suất: Khi quản lý nhiều máy cùng một lúc, hiệu suất của Ansible có thể bị ảnh hưởng do sử dụng kết nối SSH tuần tự. Dễ xảy ra timeout khi xử lý các task lớn.</w:t>
      </w:r>
    </w:p>
    <w:p w14:paraId="2E634BD4" w14:textId="77777777" w:rsidR="002B73F5" w:rsidRPr="00F04789" w:rsidRDefault="002B73F5">
      <w:pPr>
        <w:pStyle w:val="ListParagraph"/>
        <w:numPr>
          <w:ilvl w:val="0"/>
          <w:numId w:val="8"/>
        </w:numPr>
        <w:spacing w:line="360" w:lineRule="auto"/>
      </w:pPr>
      <w:r w:rsidRPr="00F04789">
        <w:t>Hỗ trợ Windows hạn chế: Mặc dù có thể quản lý hệ thống Windows, nhưng Ansible hoạt động tốt nhất với các hệ thống Unix/Linux.</w:t>
      </w:r>
    </w:p>
    <w:p w14:paraId="397ACCE4" w14:textId="3260BE9C" w:rsidR="00B41B44" w:rsidRPr="00F04789" w:rsidRDefault="002B73F5">
      <w:pPr>
        <w:pStyle w:val="ListParagraph"/>
        <w:numPr>
          <w:ilvl w:val="0"/>
          <w:numId w:val="8"/>
        </w:numPr>
        <w:spacing w:line="360" w:lineRule="auto"/>
      </w:pPr>
      <w:r w:rsidRPr="00F04789">
        <w:t>Thiếu GUI: Ansible chủ yếu sử dụng dòng lệnh, thiếu một giao diện người dùng đồ họa tích hợp sẵn</w:t>
      </w:r>
    </w:p>
    <w:p w14:paraId="38F2480D" w14:textId="55FEBE1C" w:rsidR="00F11E6A" w:rsidRPr="00F04789" w:rsidRDefault="00F11E6A" w:rsidP="00F11E6A">
      <w:pPr>
        <w:pStyle w:val="Heading3"/>
        <w:rPr>
          <w:rFonts w:cs="Times New Roman"/>
          <w:lang w:val="en-US"/>
        </w:rPr>
      </w:pPr>
      <w:bookmarkStart w:id="31" w:name="_Toc170477817"/>
      <w:bookmarkStart w:id="32" w:name="_Toc171455481"/>
      <w:r w:rsidRPr="00F04789">
        <w:rPr>
          <w:rFonts w:cs="Times New Roman"/>
          <w:lang w:val="en-US"/>
        </w:rPr>
        <w:t>Netmiko Python</w:t>
      </w:r>
      <w:bookmarkEnd w:id="31"/>
      <w:bookmarkEnd w:id="32"/>
    </w:p>
    <w:p w14:paraId="74C97E74" w14:textId="77777777" w:rsidR="002B73F5" w:rsidRPr="00F04789" w:rsidRDefault="002B73F5" w:rsidP="002B73F5">
      <w:pPr>
        <w:rPr>
          <w:rFonts w:ascii="Times New Roman" w:hAnsi="Times New Roman" w:cs="Times New Roman"/>
          <w:lang w:val="en-US"/>
        </w:rPr>
      </w:pPr>
    </w:p>
    <w:p w14:paraId="23F4F927" w14:textId="77777777" w:rsidR="00063A24" w:rsidRPr="00F04789" w:rsidRDefault="00063A24" w:rsidP="00063A24">
      <w:pPr>
        <w:rPr>
          <w:rFonts w:ascii="Times New Roman" w:hAnsi="Times New Roman" w:cs="Times New Roman"/>
          <w:lang w:val="en-US"/>
        </w:rPr>
      </w:pPr>
    </w:p>
    <w:p w14:paraId="531F824A" w14:textId="77777777" w:rsidR="00467D38" w:rsidRPr="00F04789" w:rsidRDefault="00063A24" w:rsidP="00467D38">
      <w:pPr>
        <w:keepNext/>
        <w:jc w:val="center"/>
        <w:rPr>
          <w:rFonts w:ascii="Times New Roman" w:hAnsi="Times New Roman" w:cs="Times New Roman"/>
        </w:rPr>
      </w:pPr>
      <w:r w:rsidRPr="00F04789">
        <w:rPr>
          <w:rFonts w:ascii="Times New Roman" w:hAnsi="Times New Roman" w:cs="Times New Roman"/>
          <w:noProof/>
          <w:lang w:val="en-US"/>
        </w:rPr>
        <w:drawing>
          <wp:inline distT="0" distB="0" distL="0" distR="0" wp14:anchorId="653304CB" wp14:editId="0B09AC49">
            <wp:extent cx="3169920" cy="1208532"/>
            <wp:effectExtent l="0" t="0" r="0" b="0"/>
            <wp:docPr id="1792718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18406" name="Picture 1792718406"/>
                    <pic:cNvPicPr/>
                  </pic:nvPicPr>
                  <pic:blipFill>
                    <a:blip r:embed="rId10">
                      <a:extLst>
                        <a:ext uri="{28A0092B-C50C-407E-A947-70E740481C1C}">
                          <a14:useLocalDpi xmlns:a14="http://schemas.microsoft.com/office/drawing/2010/main" val="0"/>
                        </a:ext>
                      </a:extLst>
                    </a:blip>
                    <a:stretch>
                      <a:fillRect/>
                    </a:stretch>
                  </pic:blipFill>
                  <pic:spPr>
                    <a:xfrm>
                      <a:off x="0" y="0"/>
                      <a:ext cx="3190646" cy="1216434"/>
                    </a:xfrm>
                    <a:prstGeom prst="rect">
                      <a:avLst/>
                    </a:prstGeom>
                  </pic:spPr>
                </pic:pic>
              </a:graphicData>
            </a:graphic>
          </wp:inline>
        </w:drawing>
      </w:r>
    </w:p>
    <w:p w14:paraId="132BA386" w14:textId="2B07D6FC" w:rsidR="00063A24" w:rsidRPr="00F04789" w:rsidRDefault="00467D38" w:rsidP="002F67A3">
      <w:pPr>
        <w:pStyle w:val="Quote"/>
        <w:rPr>
          <w:rFonts w:ascii="Times New Roman" w:hAnsi="Times New Roman" w:cs="Times New Roman"/>
          <w:lang w:val="en-US"/>
        </w:rPr>
      </w:pPr>
      <w:bookmarkStart w:id="33" w:name="_Toc171346440"/>
      <w:r w:rsidRPr="00F04789">
        <w:rPr>
          <w:rFonts w:ascii="Times New Roman" w:hAnsi="Times New Roman" w:cs="Times New Roman"/>
        </w:rPr>
        <w:t xml:space="preserve">Hình </w:t>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STYLEREF 1 \s </w:instrText>
      </w:r>
      <w:r w:rsidR="002F67A3" w:rsidRPr="00F04789">
        <w:rPr>
          <w:rFonts w:ascii="Times New Roman" w:hAnsi="Times New Roman" w:cs="Times New Roman"/>
        </w:rPr>
        <w:fldChar w:fldCharType="separate"/>
      </w:r>
      <w:r w:rsidR="00092DEF">
        <w:rPr>
          <w:rFonts w:ascii="Times New Roman" w:hAnsi="Times New Roman" w:cs="Times New Roman"/>
          <w:noProof/>
        </w:rPr>
        <w:t>2</w:t>
      </w:r>
      <w:r w:rsidR="002F67A3" w:rsidRPr="00F04789">
        <w:rPr>
          <w:rFonts w:ascii="Times New Roman" w:hAnsi="Times New Roman" w:cs="Times New Roman"/>
        </w:rPr>
        <w:fldChar w:fldCharType="end"/>
      </w:r>
      <w:r w:rsidR="002F67A3" w:rsidRPr="00F04789">
        <w:rPr>
          <w:rFonts w:ascii="Times New Roman" w:hAnsi="Times New Roman" w:cs="Times New Roman"/>
        </w:rPr>
        <w:noBreakHyphen/>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SEQ Hình \* ARABIC \s 1 </w:instrText>
      </w:r>
      <w:r w:rsidR="002F67A3" w:rsidRPr="00F04789">
        <w:rPr>
          <w:rFonts w:ascii="Times New Roman" w:hAnsi="Times New Roman" w:cs="Times New Roman"/>
        </w:rPr>
        <w:fldChar w:fldCharType="separate"/>
      </w:r>
      <w:r w:rsidR="00092DEF">
        <w:rPr>
          <w:rFonts w:ascii="Times New Roman" w:hAnsi="Times New Roman" w:cs="Times New Roman"/>
          <w:noProof/>
        </w:rPr>
        <w:t>3</w:t>
      </w:r>
      <w:r w:rsidR="002F67A3" w:rsidRPr="00F04789">
        <w:rPr>
          <w:rFonts w:ascii="Times New Roman" w:hAnsi="Times New Roman" w:cs="Times New Roman"/>
        </w:rPr>
        <w:fldChar w:fldCharType="end"/>
      </w:r>
      <w:r w:rsidRPr="00F04789">
        <w:rPr>
          <w:rFonts w:ascii="Times New Roman" w:hAnsi="Times New Roman" w:cs="Times New Roman"/>
          <w:noProof/>
          <w:lang w:val="en-US"/>
        </w:rPr>
        <w:t>: Netmiko</w:t>
      </w:r>
      <w:bookmarkEnd w:id="33"/>
    </w:p>
    <w:p w14:paraId="1076CF18" w14:textId="62A6A853" w:rsidR="00F11E6A" w:rsidRPr="00F04789" w:rsidRDefault="00F11E6A" w:rsidP="00F11E6A">
      <w:pPr>
        <w:rPr>
          <w:rFonts w:ascii="Times New Roman" w:hAnsi="Times New Roman" w:cs="Times New Roman"/>
          <w:lang w:val="en-US"/>
        </w:rPr>
      </w:pPr>
      <w:r w:rsidRPr="00F04789">
        <w:rPr>
          <w:rFonts w:ascii="Times New Roman" w:hAnsi="Times New Roman" w:cs="Times New Roman"/>
          <w:lang w:val="en-US"/>
        </w:rPr>
        <w:t>Netmiko là một thư viện Python mã nguồn mở được phát triển bởi Kirk Byers. Thư viện này cung cấp một giao diện đơn giản và nhất quán để tự động hóa các tác vụ quản lý và cấu hình thiết bị mạng.</w:t>
      </w:r>
    </w:p>
    <w:p w14:paraId="3258723D" w14:textId="4AB4EF78" w:rsidR="00F11E6A" w:rsidRPr="00F04789" w:rsidRDefault="002B73F5" w:rsidP="00F11E6A">
      <w:pPr>
        <w:rPr>
          <w:rFonts w:ascii="Times New Roman" w:hAnsi="Times New Roman" w:cs="Times New Roman"/>
          <w:b/>
          <w:bCs/>
          <w:lang w:val="en-US"/>
        </w:rPr>
      </w:pPr>
      <w:r w:rsidRPr="00F04789">
        <w:rPr>
          <w:rFonts w:ascii="Times New Roman" w:hAnsi="Times New Roman" w:cs="Times New Roman"/>
          <w:b/>
          <w:bCs/>
          <w:lang w:val="en-US"/>
        </w:rPr>
        <w:t>Ưu điểm</w:t>
      </w:r>
      <w:r w:rsidR="00F11E6A" w:rsidRPr="00F04789">
        <w:rPr>
          <w:rFonts w:ascii="Times New Roman" w:hAnsi="Times New Roman" w:cs="Times New Roman"/>
          <w:b/>
          <w:bCs/>
          <w:lang w:val="en-US"/>
        </w:rPr>
        <w:t xml:space="preserve"> của Netmiko:</w:t>
      </w:r>
    </w:p>
    <w:p w14:paraId="06236A67" w14:textId="77777777" w:rsidR="00F11E6A" w:rsidRPr="00F04789" w:rsidRDefault="00F11E6A">
      <w:pPr>
        <w:pStyle w:val="ListParagraph"/>
        <w:numPr>
          <w:ilvl w:val="0"/>
          <w:numId w:val="6"/>
        </w:numPr>
        <w:spacing w:line="360" w:lineRule="auto"/>
      </w:pPr>
      <w:r w:rsidRPr="00F04789">
        <w:t>Hỗ trợ một loạt các thiết bị từ nhiều nhà cung cấp như Cisco, Juniper, Arista, HP, Huawei, và nhiều hơn nữa.</w:t>
      </w:r>
    </w:p>
    <w:p w14:paraId="2C367160" w14:textId="68505528" w:rsidR="00F11E6A" w:rsidRPr="00F04789" w:rsidRDefault="00F11E6A">
      <w:pPr>
        <w:pStyle w:val="ListParagraph"/>
        <w:numPr>
          <w:ilvl w:val="0"/>
          <w:numId w:val="6"/>
        </w:numPr>
        <w:spacing w:line="360" w:lineRule="auto"/>
      </w:pPr>
      <w:r w:rsidRPr="00F04789">
        <w:t>Giao diện đơn giản và dễ sử dụng</w:t>
      </w:r>
    </w:p>
    <w:p w14:paraId="3FA84A17" w14:textId="77777777" w:rsidR="00F11E6A" w:rsidRPr="00F04789" w:rsidRDefault="00F11E6A">
      <w:pPr>
        <w:pStyle w:val="ListParagraph"/>
        <w:numPr>
          <w:ilvl w:val="0"/>
          <w:numId w:val="6"/>
        </w:numPr>
        <w:spacing w:line="360" w:lineRule="auto"/>
      </w:pPr>
      <w:r w:rsidRPr="00F04789">
        <w:lastRenderedPageBreak/>
        <w:t>Cung cấp các phương thức đơn giản để kết nối, gửi lệnh và nhận kết quả từ các thiết bị mạng.</w:t>
      </w:r>
    </w:p>
    <w:p w14:paraId="7460352F" w14:textId="22CE691F" w:rsidR="00F11E6A" w:rsidRPr="00F04789" w:rsidRDefault="00F11E6A">
      <w:pPr>
        <w:pStyle w:val="ListParagraph"/>
        <w:numPr>
          <w:ilvl w:val="0"/>
          <w:numId w:val="6"/>
        </w:numPr>
        <w:spacing w:line="360" w:lineRule="auto"/>
      </w:pPr>
      <w:r w:rsidRPr="00F04789">
        <w:t>Sử dụng các phương thức Python quen thuộc, giúp dễ dàng tích hợp vào các script và ứng dụng hiện có.</w:t>
      </w:r>
    </w:p>
    <w:p w14:paraId="29E552F2" w14:textId="77777777" w:rsidR="00F11E6A" w:rsidRPr="00F04789" w:rsidRDefault="00F11E6A">
      <w:pPr>
        <w:pStyle w:val="ListParagraph"/>
        <w:numPr>
          <w:ilvl w:val="0"/>
          <w:numId w:val="6"/>
        </w:numPr>
        <w:spacing w:line="360" w:lineRule="auto"/>
      </w:pPr>
      <w:r w:rsidRPr="00F04789">
        <w:t>Netmiko tự động hóa việc kết nối SSH đến các thiết bị mạng, quản lý các phiên kết nối và xử lý các lỗi kết nối.</w:t>
      </w:r>
    </w:p>
    <w:p w14:paraId="18C4813A" w14:textId="40039AAE" w:rsidR="002B73F5" w:rsidRPr="00F04789" w:rsidRDefault="002B73F5" w:rsidP="002B73F5">
      <w:pPr>
        <w:rPr>
          <w:rFonts w:ascii="Times New Roman" w:hAnsi="Times New Roman" w:cs="Times New Roman"/>
          <w:b/>
          <w:bCs/>
          <w:lang w:val="en-US"/>
        </w:rPr>
      </w:pPr>
      <w:r w:rsidRPr="00F04789">
        <w:rPr>
          <w:rFonts w:ascii="Times New Roman" w:hAnsi="Times New Roman" w:cs="Times New Roman"/>
          <w:b/>
          <w:bCs/>
          <w:lang w:val="en-US"/>
        </w:rPr>
        <w:t xml:space="preserve">Nhược điểm của Netmiko: </w:t>
      </w:r>
    </w:p>
    <w:p w14:paraId="3D13C9BF" w14:textId="77777777" w:rsidR="002B73F5" w:rsidRPr="00F04789" w:rsidRDefault="002B73F5">
      <w:pPr>
        <w:pStyle w:val="ListParagraph"/>
        <w:numPr>
          <w:ilvl w:val="0"/>
          <w:numId w:val="9"/>
        </w:numPr>
        <w:spacing w:line="360" w:lineRule="auto"/>
      </w:pPr>
      <w:r w:rsidRPr="00F04789">
        <w:t>Bảo mật: Việc xử lý thông tin xác thực trong mã nguồn có thể gây ra các vấn đề bảo mật nếu không được quản lý đúng cách.</w:t>
      </w:r>
    </w:p>
    <w:p w14:paraId="3B2F6B1F" w14:textId="77777777" w:rsidR="002B73F5" w:rsidRPr="00F04789" w:rsidRDefault="002B73F5">
      <w:pPr>
        <w:pStyle w:val="ListParagraph"/>
        <w:numPr>
          <w:ilvl w:val="0"/>
          <w:numId w:val="9"/>
        </w:numPr>
        <w:spacing w:line="360" w:lineRule="auto"/>
      </w:pPr>
      <w:r w:rsidRPr="00F04789">
        <w:t>Hiệu suất: Khi xử lý nhiều thiết bị cùng một lúc, hiệu suất của Netmiko có thể bị giới hạn do phụ thuộc vào kết nối SSH.</w:t>
      </w:r>
    </w:p>
    <w:p w14:paraId="0E490588" w14:textId="252D49B9" w:rsidR="002B73F5" w:rsidRPr="00F04789" w:rsidRDefault="002B73F5">
      <w:pPr>
        <w:pStyle w:val="ListParagraph"/>
        <w:numPr>
          <w:ilvl w:val="0"/>
          <w:numId w:val="9"/>
        </w:numPr>
        <w:spacing w:line="360" w:lineRule="auto"/>
      </w:pPr>
      <w:r w:rsidRPr="00F04789">
        <w:t>Thiếu tính năng nâng cao: Netmiko chủ yếu tập trung vào việc gửi lệnh và thu thập đầu ra, thiếu các tính năng nâng cao như quản lý cấu hình phức tạp hoặc tự động hóa cấp cao.</w:t>
      </w:r>
    </w:p>
    <w:p w14:paraId="08AA0665" w14:textId="77777777" w:rsidR="00B41B44" w:rsidRPr="00F04789" w:rsidRDefault="00B41B44" w:rsidP="00B41B44">
      <w:pPr>
        <w:rPr>
          <w:rFonts w:ascii="Times New Roman" w:hAnsi="Times New Roman" w:cs="Times New Roman"/>
          <w:lang w:val="en-US"/>
        </w:rPr>
      </w:pPr>
    </w:p>
    <w:p w14:paraId="036406A4" w14:textId="0CF9715D" w:rsidR="00063A24" w:rsidRPr="00F04789" w:rsidRDefault="00063A24" w:rsidP="00063A24">
      <w:pPr>
        <w:pStyle w:val="Heading2"/>
        <w:rPr>
          <w:rFonts w:cs="Times New Roman"/>
          <w:lang w:val="en-US"/>
        </w:rPr>
      </w:pPr>
      <w:bookmarkStart w:id="34" w:name="_Toc170477818"/>
      <w:bookmarkStart w:id="35" w:name="_Toc171455482"/>
      <w:r w:rsidRPr="00F04789">
        <w:rPr>
          <w:rFonts w:cs="Times New Roman"/>
          <w:lang w:val="en-US"/>
        </w:rPr>
        <w:t>Mô mình mạng đề xuất</w:t>
      </w:r>
      <w:bookmarkEnd w:id="34"/>
      <w:bookmarkEnd w:id="35"/>
    </w:p>
    <w:p w14:paraId="6A180BEB" w14:textId="77777777" w:rsidR="00063A24" w:rsidRPr="00F04789" w:rsidRDefault="00063A24" w:rsidP="00063A24">
      <w:pPr>
        <w:rPr>
          <w:rFonts w:ascii="Times New Roman" w:hAnsi="Times New Roman" w:cs="Times New Roman"/>
          <w:lang w:val="en-US"/>
        </w:rPr>
      </w:pPr>
    </w:p>
    <w:p w14:paraId="7145C94F" w14:textId="77777777" w:rsidR="00467D38" w:rsidRPr="00F04789" w:rsidRDefault="000C694D" w:rsidP="00467D38">
      <w:pPr>
        <w:keepNext/>
        <w:jc w:val="center"/>
        <w:rPr>
          <w:rFonts w:ascii="Times New Roman" w:hAnsi="Times New Roman" w:cs="Times New Roman"/>
        </w:rPr>
      </w:pPr>
      <w:r w:rsidRPr="00F04789">
        <w:rPr>
          <w:rFonts w:ascii="Times New Roman" w:hAnsi="Times New Roman" w:cs="Times New Roman"/>
          <w:noProof/>
          <w:lang w:val="en-US"/>
        </w:rPr>
        <w:drawing>
          <wp:inline distT="0" distB="0" distL="0" distR="0" wp14:anchorId="2B8C74E6" wp14:editId="7B082359">
            <wp:extent cx="5579745" cy="2576195"/>
            <wp:effectExtent l="0" t="0" r="1905" b="0"/>
            <wp:docPr id="51841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11099" name=""/>
                    <pic:cNvPicPr/>
                  </pic:nvPicPr>
                  <pic:blipFill>
                    <a:blip r:embed="rId11"/>
                    <a:stretch>
                      <a:fillRect/>
                    </a:stretch>
                  </pic:blipFill>
                  <pic:spPr>
                    <a:xfrm>
                      <a:off x="0" y="0"/>
                      <a:ext cx="5579745" cy="2576195"/>
                    </a:xfrm>
                    <a:prstGeom prst="rect">
                      <a:avLst/>
                    </a:prstGeom>
                  </pic:spPr>
                </pic:pic>
              </a:graphicData>
            </a:graphic>
          </wp:inline>
        </w:drawing>
      </w:r>
    </w:p>
    <w:p w14:paraId="60A9126F" w14:textId="1D86E7C8" w:rsidR="00063A24" w:rsidRPr="00F04789" w:rsidRDefault="00467D38" w:rsidP="002F67A3">
      <w:pPr>
        <w:pStyle w:val="Quote"/>
        <w:rPr>
          <w:rFonts w:ascii="Times New Roman" w:hAnsi="Times New Roman" w:cs="Times New Roman"/>
          <w:lang w:val="en-US"/>
        </w:rPr>
      </w:pPr>
      <w:bookmarkStart w:id="36" w:name="_Toc171346441"/>
      <w:r w:rsidRPr="00F04789">
        <w:rPr>
          <w:rFonts w:ascii="Times New Roman" w:hAnsi="Times New Roman" w:cs="Times New Roman"/>
        </w:rPr>
        <w:t xml:space="preserve">Hình </w:t>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STYLEREF 1 \s </w:instrText>
      </w:r>
      <w:r w:rsidR="002F67A3" w:rsidRPr="00F04789">
        <w:rPr>
          <w:rFonts w:ascii="Times New Roman" w:hAnsi="Times New Roman" w:cs="Times New Roman"/>
        </w:rPr>
        <w:fldChar w:fldCharType="separate"/>
      </w:r>
      <w:r w:rsidR="00092DEF">
        <w:rPr>
          <w:rFonts w:ascii="Times New Roman" w:hAnsi="Times New Roman" w:cs="Times New Roman"/>
          <w:noProof/>
        </w:rPr>
        <w:t>2</w:t>
      </w:r>
      <w:r w:rsidR="002F67A3" w:rsidRPr="00F04789">
        <w:rPr>
          <w:rFonts w:ascii="Times New Roman" w:hAnsi="Times New Roman" w:cs="Times New Roman"/>
        </w:rPr>
        <w:fldChar w:fldCharType="end"/>
      </w:r>
      <w:r w:rsidR="002F67A3" w:rsidRPr="00F04789">
        <w:rPr>
          <w:rFonts w:ascii="Times New Roman" w:hAnsi="Times New Roman" w:cs="Times New Roman"/>
        </w:rPr>
        <w:noBreakHyphen/>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SEQ Hình \* ARABIC \s 1 </w:instrText>
      </w:r>
      <w:r w:rsidR="002F67A3" w:rsidRPr="00F04789">
        <w:rPr>
          <w:rFonts w:ascii="Times New Roman" w:hAnsi="Times New Roman" w:cs="Times New Roman"/>
        </w:rPr>
        <w:fldChar w:fldCharType="separate"/>
      </w:r>
      <w:r w:rsidR="00092DEF">
        <w:rPr>
          <w:rFonts w:ascii="Times New Roman" w:hAnsi="Times New Roman" w:cs="Times New Roman"/>
          <w:noProof/>
        </w:rPr>
        <w:t>4</w:t>
      </w:r>
      <w:r w:rsidR="002F67A3" w:rsidRPr="00F04789">
        <w:rPr>
          <w:rFonts w:ascii="Times New Roman" w:hAnsi="Times New Roman" w:cs="Times New Roman"/>
        </w:rPr>
        <w:fldChar w:fldCharType="end"/>
      </w:r>
      <w:r w:rsidRPr="00F04789">
        <w:rPr>
          <w:rFonts w:ascii="Times New Roman" w:hAnsi="Times New Roman" w:cs="Times New Roman"/>
          <w:noProof/>
          <w:lang w:val="en-US"/>
        </w:rPr>
        <w:t>: Mô hình mạng</w:t>
      </w:r>
      <w:bookmarkEnd w:id="36"/>
    </w:p>
    <w:p w14:paraId="7084FA3B" w14:textId="72A8BA3B" w:rsidR="000C694D" w:rsidRPr="00F04789" w:rsidRDefault="000C694D" w:rsidP="000C694D">
      <w:pPr>
        <w:rPr>
          <w:rFonts w:ascii="Times New Roman" w:hAnsi="Times New Roman" w:cs="Times New Roman"/>
          <w:lang w:val="en-US"/>
        </w:rPr>
      </w:pPr>
      <w:r w:rsidRPr="00F04789">
        <w:rPr>
          <w:rFonts w:ascii="Times New Roman" w:hAnsi="Times New Roman" w:cs="Times New Roman"/>
          <w:lang w:val="en-US"/>
        </w:rPr>
        <w:lastRenderedPageBreak/>
        <w:t>Mô hình mạng được thiết kế theo kiến trúc 3 lớp của Cisco bao gồm lớp kết nối (Access Layer), lớp phân phối (Distribution Layer) và lớp lõi (Core Layer) với các thiết bị mô phỏng như sau:</w:t>
      </w:r>
    </w:p>
    <w:p w14:paraId="707EDB44" w14:textId="42E26E14" w:rsidR="00EB52C3" w:rsidRPr="00F04789" w:rsidRDefault="000C694D">
      <w:pPr>
        <w:pStyle w:val="ListParagraph"/>
        <w:numPr>
          <w:ilvl w:val="0"/>
          <w:numId w:val="17"/>
        </w:numPr>
        <w:spacing w:line="360" w:lineRule="auto"/>
        <w:jc w:val="left"/>
      </w:pPr>
      <w:r w:rsidRPr="00F04789">
        <w:rPr>
          <w:b/>
          <w:bCs/>
        </w:rPr>
        <w:t>2 Router Gateway ở Core Layer</w:t>
      </w:r>
      <w:r w:rsidRPr="00F04789">
        <w:t xml:space="preserve">: chịu trách nhiệm vận chuyển dữ liệu tốc độ cao giữa các phần khác nhau của mạng. Đây là xương sống của mạng, cung cấp khả năng </w:t>
      </w:r>
      <w:r w:rsidR="00577017" w:rsidRPr="00F04789">
        <w:t>ra Internet của mô hình mạng. Trong mô hình, 2 router này sẽ chạy song song và khi 1 router bị sự cố, router còn lại sẽ làm backup cho router đã bị down.</w:t>
      </w:r>
    </w:p>
    <w:p w14:paraId="1D904660" w14:textId="7CE797C4" w:rsidR="00EB52C3" w:rsidRPr="00F04789" w:rsidRDefault="00577017">
      <w:pPr>
        <w:pStyle w:val="ListParagraph"/>
        <w:numPr>
          <w:ilvl w:val="0"/>
          <w:numId w:val="17"/>
        </w:numPr>
        <w:spacing w:line="360" w:lineRule="auto"/>
        <w:jc w:val="left"/>
      </w:pPr>
      <w:r w:rsidRPr="00F04789">
        <w:rPr>
          <w:b/>
          <w:bCs/>
        </w:rPr>
        <w:t>2 Core Switch Layer 3 ở Distribution Layer</w:t>
      </w:r>
      <w:r w:rsidRPr="00F04789">
        <w:t>: kết nối các thiết bị giữa lớp Access và lớp Core. Thực hiện các chức năng định tuyến, phân phối IP đến các host trong LAN ảo (VLAN).  Ở mô hình trên, Core 1 chịu trách nhiệm phân phối IP tự động (DHCP Pool) đến 2 VLAN 10 và 20 đồng thời cũng là thiết bị hoạt động chính để traffic có thể đến Core Layer. Core 2 là backup cho Core 1 khi Core 1 gặp sự cố.</w:t>
      </w:r>
    </w:p>
    <w:p w14:paraId="1D944746" w14:textId="1D4B3622" w:rsidR="00EB52C3" w:rsidRPr="00F04789" w:rsidRDefault="00577017">
      <w:pPr>
        <w:pStyle w:val="ListParagraph"/>
        <w:numPr>
          <w:ilvl w:val="0"/>
          <w:numId w:val="17"/>
        </w:numPr>
        <w:spacing w:line="360" w:lineRule="auto"/>
        <w:jc w:val="left"/>
        <w:rPr>
          <w:b/>
          <w:bCs/>
        </w:rPr>
      </w:pPr>
      <w:r w:rsidRPr="00F04789">
        <w:rPr>
          <w:b/>
          <w:bCs/>
        </w:rPr>
        <w:t xml:space="preserve">2 Access Switch Layer 2 ở Access Layer: </w:t>
      </w:r>
      <w:r w:rsidRPr="00F04789">
        <w:t>cung cấp kết nối mạng cho các thiết bị như máy tính, điện thoại IP, và các thiết bị đầu cuối khác. Access 1 kết nối với VLAN 10 và Access 2 kết nối với VLAN 20.</w:t>
      </w:r>
    </w:p>
    <w:p w14:paraId="1CD1FBD1" w14:textId="31AD1140" w:rsidR="00EB52C3" w:rsidRPr="00F04789" w:rsidRDefault="00577017">
      <w:pPr>
        <w:pStyle w:val="ListParagraph"/>
        <w:numPr>
          <w:ilvl w:val="0"/>
          <w:numId w:val="17"/>
        </w:numPr>
        <w:spacing w:line="360" w:lineRule="auto"/>
        <w:jc w:val="left"/>
        <w:rPr>
          <w:b/>
          <w:bCs/>
        </w:rPr>
      </w:pPr>
      <w:r w:rsidRPr="00F04789">
        <w:rPr>
          <w:b/>
          <w:bCs/>
        </w:rPr>
        <w:t xml:space="preserve">1 máy ảo Linux: </w:t>
      </w:r>
      <w:r w:rsidR="00EB52C3" w:rsidRPr="00F04789">
        <w:t xml:space="preserve">triển khai Ansible trên máy ảo này để thực hiện các tác vụ cấu hình (Tasks) cho toàn bộ mô hình mạng.  </w:t>
      </w:r>
    </w:p>
    <w:p w14:paraId="06C14689" w14:textId="717541B5" w:rsidR="00EB52C3" w:rsidRPr="00F04789" w:rsidRDefault="00EB52C3">
      <w:pPr>
        <w:pStyle w:val="ListParagraph"/>
        <w:numPr>
          <w:ilvl w:val="0"/>
          <w:numId w:val="17"/>
        </w:numPr>
        <w:spacing w:line="360" w:lineRule="auto"/>
        <w:rPr>
          <w:b/>
          <w:bCs/>
        </w:rPr>
      </w:pPr>
      <w:r w:rsidRPr="00F04789">
        <w:rPr>
          <w:b/>
          <w:bCs/>
        </w:rPr>
        <w:t xml:space="preserve">Internet: </w:t>
      </w:r>
      <w:r w:rsidR="00DE112C" w:rsidRPr="00F04789">
        <w:t>đóng vai trò là môi trường mạng public, mục đích để cho các thiết bị trong mạng LAN có thể giao tiếp được với bên ngoài</w:t>
      </w:r>
    </w:p>
    <w:p w14:paraId="5A2324BE" w14:textId="77777777" w:rsidR="00B4786E" w:rsidRPr="00F04789" w:rsidRDefault="00B4786E" w:rsidP="00B4786E">
      <w:pPr>
        <w:rPr>
          <w:rFonts w:ascii="Times New Roman" w:hAnsi="Times New Roman" w:cs="Times New Roman"/>
          <w:b/>
          <w:bCs/>
          <w:lang w:val="en-US"/>
        </w:rPr>
      </w:pPr>
    </w:p>
    <w:p w14:paraId="0E97388C" w14:textId="52F1F14F" w:rsidR="00B4786E" w:rsidRPr="00F04789" w:rsidRDefault="00B4786E" w:rsidP="00B4786E">
      <w:pPr>
        <w:pStyle w:val="Heading2"/>
        <w:rPr>
          <w:rFonts w:cs="Times New Roman"/>
          <w:lang w:val="en-US"/>
        </w:rPr>
      </w:pPr>
      <w:bookmarkStart w:id="37" w:name="_Toc171455483"/>
      <w:r w:rsidRPr="00F04789">
        <w:rPr>
          <w:rFonts w:cs="Times New Roman"/>
          <w:lang w:val="en-US"/>
        </w:rPr>
        <w:t>Cơ sở lý thuyết</w:t>
      </w:r>
      <w:bookmarkEnd w:id="37"/>
    </w:p>
    <w:p w14:paraId="2978FBB0" w14:textId="57A287C6" w:rsidR="00B4786E" w:rsidRPr="00F04789" w:rsidRDefault="00B4786E" w:rsidP="00B4786E">
      <w:pPr>
        <w:pStyle w:val="Heading3"/>
        <w:rPr>
          <w:rFonts w:cs="Times New Roman"/>
          <w:lang w:val="en-US"/>
        </w:rPr>
      </w:pPr>
      <w:bookmarkStart w:id="38" w:name="_Toc171455484"/>
      <w:r w:rsidRPr="00F04789">
        <w:rPr>
          <w:rFonts w:cs="Times New Roman"/>
          <w:lang w:val="en-US"/>
        </w:rPr>
        <w:t>Các giao thức mạng sử dụng</w:t>
      </w:r>
      <w:bookmarkEnd w:id="38"/>
    </w:p>
    <w:p w14:paraId="5178E685" w14:textId="7565C8CA" w:rsidR="00B4786E" w:rsidRPr="00F04789" w:rsidRDefault="00B4786E" w:rsidP="00B4786E">
      <w:pPr>
        <w:pStyle w:val="Heading4"/>
        <w:rPr>
          <w:rFonts w:ascii="Times New Roman" w:hAnsi="Times New Roman" w:cs="Times New Roman"/>
          <w:lang w:val="en-US"/>
        </w:rPr>
      </w:pPr>
      <w:bookmarkStart w:id="39" w:name="_Toc171455485"/>
      <w:r w:rsidRPr="00F04789">
        <w:rPr>
          <w:rFonts w:ascii="Times New Roman" w:hAnsi="Times New Roman" w:cs="Times New Roman"/>
          <w:lang w:val="en-US"/>
        </w:rPr>
        <w:t>Network Address Translation (NAT)</w:t>
      </w:r>
      <w:bookmarkEnd w:id="39"/>
    </w:p>
    <w:p w14:paraId="0FE9D7FC" w14:textId="58FC0F99" w:rsidR="00B4786E" w:rsidRPr="00F04789" w:rsidRDefault="00B4786E" w:rsidP="00B4786E">
      <w:pPr>
        <w:rPr>
          <w:rFonts w:ascii="Times New Roman" w:hAnsi="Times New Roman" w:cs="Times New Roman"/>
          <w:lang w:val="en-US"/>
        </w:rPr>
      </w:pPr>
      <w:r w:rsidRPr="00F04789">
        <w:rPr>
          <w:rFonts w:ascii="Times New Roman" w:hAnsi="Times New Roman" w:cs="Times New Roman"/>
          <w:lang w:val="en-US"/>
        </w:rPr>
        <w:t xml:space="preserve">NAT là một phương thức dùng để ánh xạ địa chỉ IP từ một không gian địa chỉ này sang một không gian địa chỉ khác. NAT thường được sử dụng để cho phép nhiều thiết bị trong một mạng cục bộ (LAN) sử dụng một địa chỉ IP công cộng duy nhất </w:t>
      </w:r>
      <w:r w:rsidRPr="00F04789">
        <w:rPr>
          <w:rFonts w:ascii="Times New Roman" w:hAnsi="Times New Roman" w:cs="Times New Roman"/>
          <w:lang w:val="en-US"/>
        </w:rPr>
        <w:lastRenderedPageBreak/>
        <w:t>để truy cập Internet. Điều này giúp tiết kiệm địa chỉ IP và bảo vệ mạng nội bộ khỏi các cuộc tấn công từ bên ngoài.</w:t>
      </w:r>
    </w:p>
    <w:p w14:paraId="20F2C400" w14:textId="77777777" w:rsidR="00B4786E" w:rsidRPr="00F04789" w:rsidRDefault="00B4786E" w:rsidP="00B4786E">
      <w:pPr>
        <w:spacing w:before="100" w:beforeAutospacing="1" w:after="100" w:afterAutospacing="1" w:line="240" w:lineRule="auto"/>
        <w:rPr>
          <w:rFonts w:ascii="Times New Roman" w:eastAsia="Times New Roman" w:hAnsi="Times New Roman" w:cs="Times New Roman"/>
          <w:szCs w:val="26"/>
          <w:lang w:val="en-US"/>
        </w:rPr>
      </w:pPr>
      <w:r w:rsidRPr="00F04789">
        <w:rPr>
          <w:rFonts w:ascii="Times New Roman" w:eastAsia="Times New Roman" w:hAnsi="Times New Roman" w:cs="Times New Roman"/>
          <w:szCs w:val="26"/>
          <w:lang w:val="en-US"/>
        </w:rPr>
        <w:t>NAT có các chức năng sau:</w:t>
      </w:r>
    </w:p>
    <w:p w14:paraId="1C55F929" w14:textId="77777777" w:rsidR="00B4786E" w:rsidRPr="00F04789" w:rsidRDefault="00B4786E">
      <w:pPr>
        <w:numPr>
          <w:ilvl w:val="0"/>
          <w:numId w:val="18"/>
        </w:numPr>
        <w:spacing w:before="100" w:beforeAutospacing="1" w:after="100" w:afterAutospacing="1"/>
        <w:rPr>
          <w:rFonts w:ascii="Times New Roman" w:eastAsia="Times New Roman" w:hAnsi="Times New Roman" w:cs="Times New Roman"/>
          <w:szCs w:val="26"/>
          <w:lang w:val="en-US"/>
        </w:rPr>
      </w:pPr>
      <w:r w:rsidRPr="00F04789">
        <w:rPr>
          <w:rFonts w:ascii="Times New Roman" w:eastAsia="Times New Roman" w:hAnsi="Times New Roman" w:cs="Times New Roman"/>
          <w:b/>
          <w:bCs/>
          <w:szCs w:val="26"/>
          <w:lang w:val="en-US"/>
        </w:rPr>
        <w:t>Chuyển đổi địa chỉ IP</w:t>
      </w:r>
      <w:r w:rsidRPr="00F04789">
        <w:rPr>
          <w:rFonts w:ascii="Times New Roman" w:eastAsia="Times New Roman" w:hAnsi="Times New Roman" w:cs="Times New Roman"/>
          <w:szCs w:val="26"/>
          <w:lang w:val="en-US"/>
        </w:rPr>
        <w:t>: Chuyển đổi địa chỉ IP riêng trong mạng nội bộ thành địa chỉ IP công cộng khi truy cập Internet.</w:t>
      </w:r>
    </w:p>
    <w:p w14:paraId="29446679" w14:textId="77777777" w:rsidR="00B4786E" w:rsidRPr="00F04789" w:rsidRDefault="00B4786E">
      <w:pPr>
        <w:numPr>
          <w:ilvl w:val="0"/>
          <w:numId w:val="18"/>
        </w:numPr>
        <w:spacing w:before="100" w:beforeAutospacing="1" w:after="100" w:afterAutospacing="1"/>
        <w:rPr>
          <w:rFonts w:ascii="Times New Roman" w:eastAsia="Times New Roman" w:hAnsi="Times New Roman" w:cs="Times New Roman"/>
          <w:szCs w:val="26"/>
          <w:lang w:val="en-US"/>
        </w:rPr>
      </w:pPr>
      <w:r w:rsidRPr="00F04789">
        <w:rPr>
          <w:rFonts w:ascii="Times New Roman" w:eastAsia="Times New Roman" w:hAnsi="Times New Roman" w:cs="Times New Roman"/>
          <w:b/>
          <w:bCs/>
          <w:szCs w:val="26"/>
          <w:lang w:val="en-US"/>
        </w:rPr>
        <w:t>Tiết kiệm địa chỉ IP</w:t>
      </w:r>
      <w:r w:rsidRPr="00F04789">
        <w:rPr>
          <w:rFonts w:ascii="Times New Roman" w:eastAsia="Times New Roman" w:hAnsi="Times New Roman" w:cs="Times New Roman"/>
          <w:szCs w:val="26"/>
          <w:lang w:val="en-US"/>
        </w:rPr>
        <w:t>: Giảm nhu cầu sử dụng nhiều địa chỉ IP công cộng.</w:t>
      </w:r>
    </w:p>
    <w:p w14:paraId="401BFBDC" w14:textId="77777777" w:rsidR="00B4786E" w:rsidRPr="00F04789" w:rsidRDefault="00B4786E">
      <w:pPr>
        <w:numPr>
          <w:ilvl w:val="0"/>
          <w:numId w:val="18"/>
        </w:numPr>
        <w:spacing w:before="100" w:beforeAutospacing="1" w:after="100" w:afterAutospacing="1"/>
        <w:rPr>
          <w:rFonts w:ascii="Times New Roman" w:eastAsia="Times New Roman" w:hAnsi="Times New Roman" w:cs="Times New Roman"/>
          <w:szCs w:val="26"/>
          <w:lang w:val="en-US"/>
        </w:rPr>
      </w:pPr>
      <w:r w:rsidRPr="00F04789">
        <w:rPr>
          <w:rFonts w:ascii="Times New Roman" w:eastAsia="Times New Roman" w:hAnsi="Times New Roman" w:cs="Times New Roman"/>
          <w:b/>
          <w:bCs/>
          <w:szCs w:val="26"/>
          <w:lang w:val="en-US"/>
        </w:rPr>
        <w:t>Bảo mật</w:t>
      </w:r>
      <w:r w:rsidRPr="00F04789">
        <w:rPr>
          <w:rFonts w:ascii="Times New Roman" w:eastAsia="Times New Roman" w:hAnsi="Times New Roman" w:cs="Times New Roman"/>
          <w:szCs w:val="26"/>
          <w:lang w:val="en-US"/>
        </w:rPr>
        <w:t>: Che giấu cấu trúc và địa chỉ IP của mạng nội bộ khỏi các cuộc tấn công từ bên ngoài.</w:t>
      </w:r>
    </w:p>
    <w:p w14:paraId="387604FA" w14:textId="77777777" w:rsidR="002B73F5" w:rsidRPr="00F04789" w:rsidRDefault="002B73F5" w:rsidP="002B73F5">
      <w:pPr>
        <w:spacing w:before="100" w:beforeAutospacing="1" w:after="100" w:afterAutospacing="1" w:line="240" w:lineRule="auto"/>
        <w:rPr>
          <w:rFonts w:ascii="Times New Roman" w:eastAsia="Times New Roman" w:hAnsi="Times New Roman" w:cs="Times New Roman"/>
          <w:szCs w:val="26"/>
          <w:lang w:val="en-US"/>
        </w:rPr>
      </w:pPr>
      <w:r w:rsidRPr="00F04789">
        <w:rPr>
          <w:rFonts w:ascii="Times New Roman" w:eastAsia="Times New Roman" w:hAnsi="Times New Roman" w:cs="Times New Roman"/>
          <w:b/>
          <w:bCs/>
          <w:szCs w:val="26"/>
          <w:lang w:val="en-US"/>
        </w:rPr>
        <w:t>Nhược điểm:</w:t>
      </w:r>
    </w:p>
    <w:p w14:paraId="22A9C410" w14:textId="77777777" w:rsidR="002B73F5" w:rsidRPr="00F04789" w:rsidRDefault="002B73F5">
      <w:pPr>
        <w:numPr>
          <w:ilvl w:val="0"/>
          <w:numId w:val="19"/>
        </w:numPr>
        <w:spacing w:before="100" w:beforeAutospacing="1" w:after="100" w:afterAutospacing="1"/>
        <w:rPr>
          <w:rFonts w:ascii="Times New Roman" w:eastAsia="Times New Roman" w:hAnsi="Times New Roman" w:cs="Times New Roman"/>
          <w:szCs w:val="26"/>
          <w:lang w:val="en-US"/>
        </w:rPr>
      </w:pPr>
      <w:r w:rsidRPr="00F04789">
        <w:rPr>
          <w:rFonts w:ascii="Times New Roman" w:eastAsia="Times New Roman" w:hAnsi="Times New Roman" w:cs="Times New Roman"/>
          <w:b/>
          <w:bCs/>
          <w:szCs w:val="26"/>
          <w:lang w:val="en-US"/>
        </w:rPr>
        <w:t>Vấn đề về kết nối P2P</w:t>
      </w:r>
      <w:r w:rsidRPr="00F04789">
        <w:rPr>
          <w:rFonts w:ascii="Times New Roman" w:eastAsia="Times New Roman" w:hAnsi="Times New Roman" w:cs="Times New Roman"/>
          <w:szCs w:val="26"/>
          <w:lang w:val="en-US"/>
        </w:rPr>
        <w:t>: NAT có thể gây khó khăn cho các kết nối peer-to-peer (P2P) vì nó ẩn địa chỉ IP thật của thiết bị.</w:t>
      </w:r>
    </w:p>
    <w:p w14:paraId="65D35A19" w14:textId="77777777" w:rsidR="002B73F5" w:rsidRPr="00F04789" w:rsidRDefault="002B73F5">
      <w:pPr>
        <w:numPr>
          <w:ilvl w:val="0"/>
          <w:numId w:val="19"/>
        </w:numPr>
        <w:spacing w:before="100" w:beforeAutospacing="1" w:after="100" w:afterAutospacing="1"/>
        <w:rPr>
          <w:rFonts w:ascii="Times New Roman" w:eastAsia="Times New Roman" w:hAnsi="Times New Roman" w:cs="Times New Roman"/>
          <w:szCs w:val="26"/>
          <w:lang w:val="en-US"/>
        </w:rPr>
      </w:pPr>
      <w:r w:rsidRPr="00F04789">
        <w:rPr>
          <w:rFonts w:ascii="Times New Roman" w:eastAsia="Times New Roman" w:hAnsi="Times New Roman" w:cs="Times New Roman"/>
          <w:b/>
          <w:bCs/>
          <w:szCs w:val="26"/>
          <w:lang w:val="en-US"/>
        </w:rPr>
        <w:t>Hiệu suất</w:t>
      </w:r>
      <w:r w:rsidRPr="00F04789">
        <w:rPr>
          <w:rFonts w:ascii="Times New Roman" w:eastAsia="Times New Roman" w:hAnsi="Times New Roman" w:cs="Times New Roman"/>
          <w:szCs w:val="26"/>
          <w:lang w:val="en-US"/>
        </w:rPr>
        <w:t>: NAT có thể làm chậm tốc độ kết nối mạng do phải xử lý và chuyển đổi các gói tin.</w:t>
      </w:r>
    </w:p>
    <w:p w14:paraId="3489F87E" w14:textId="51B2B30A" w:rsidR="004B01EA" w:rsidRPr="00F04789" w:rsidRDefault="002B73F5">
      <w:pPr>
        <w:numPr>
          <w:ilvl w:val="0"/>
          <w:numId w:val="19"/>
        </w:numPr>
        <w:spacing w:before="100" w:beforeAutospacing="1" w:after="100" w:afterAutospacing="1"/>
        <w:rPr>
          <w:rFonts w:ascii="Times New Roman" w:eastAsia="Times New Roman" w:hAnsi="Times New Roman" w:cs="Times New Roman"/>
          <w:szCs w:val="26"/>
          <w:lang w:val="en-US"/>
        </w:rPr>
      </w:pPr>
      <w:r w:rsidRPr="00F04789">
        <w:rPr>
          <w:rFonts w:ascii="Times New Roman" w:eastAsia="Times New Roman" w:hAnsi="Times New Roman" w:cs="Times New Roman"/>
          <w:b/>
          <w:bCs/>
          <w:szCs w:val="26"/>
          <w:lang w:val="en-US"/>
        </w:rPr>
        <w:t>Khả năng tương thích</w:t>
      </w:r>
      <w:r w:rsidRPr="00F04789">
        <w:rPr>
          <w:rFonts w:ascii="Times New Roman" w:eastAsia="Times New Roman" w:hAnsi="Times New Roman" w:cs="Times New Roman"/>
          <w:szCs w:val="26"/>
          <w:lang w:val="en-US"/>
        </w:rPr>
        <w:t>: Một số ứng dụng và giao thức không hoạt động tốt qua NAT, đặc biệt là các ứng dụng yêu cầu kết nối liên tục hoặc giao thức sử dụng địa chỉ IP trong phần tải hữu ích (payload).</w:t>
      </w:r>
    </w:p>
    <w:p w14:paraId="04B269BF" w14:textId="532E3BEF" w:rsidR="00B4786E" w:rsidRPr="00F04789" w:rsidRDefault="004B01EA" w:rsidP="00B4786E">
      <w:pPr>
        <w:pStyle w:val="Heading4"/>
        <w:rPr>
          <w:rFonts w:ascii="Times New Roman" w:hAnsi="Times New Roman" w:cs="Times New Roman"/>
          <w:lang w:val="en-US"/>
        </w:rPr>
      </w:pPr>
      <w:bookmarkStart w:id="40" w:name="_Toc171455486"/>
      <w:r w:rsidRPr="00F04789">
        <w:rPr>
          <w:rFonts w:ascii="Times New Roman" w:hAnsi="Times New Roman" w:cs="Times New Roman"/>
          <w:lang w:val="en-US"/>
        </w:rPr>
        <w:t>Open Shortest Path First (OSPF)</w:t>
      </w:r>
      <w:bookmarkEnd w:id="40"/>
    </w:p>
    <w:p w14:paraId="2B9D986A" w14:textId="22D9321F" w:rsidR="004B01EA" w:rsidRPr="00F04789" w:rsidRDefault="004B01EA" w:rsidP="004B01EA">
      <w:pPr>
        <w:rPr>
          <w:rFonts w:ascii="Times New Roman" w:hAnsi="Times New Roman" w:cs="Times New Roman"/>
          <w:lang w:val="en-US"/>
        </w:rPr>
      </w:pPr>
      <w:r w:rsidRPr="00F04789">
        <w:rPr>
          <w:rFonts w:ascii="Times New Roman" w:hAnsi="Times New Roman" w:cs="Times New Roman"/>
          <w:lang w:val="en-US"/>
        </w:rPr>
        <w:t>OSPF là một giao thức định tuyến liên miền theo trạng thái liên kết được sử dụng rộng rãi trong các mạng lớn và phức tạp. OSPF hoạt động bằng cách xây dựng một bản đồ topo của mạng và tính toán đường đi ngắn nhất đến từng mạng con bằng thuật toán Dijkstra. OSPF hỗ trợ cân bằng tải và cung cấp khả năng hội tụ nhanh khi có thay đổi trong cấu trúc mạng.</w:t>
      </w:r>
    </w:p>
    <w:p w14:paraId="1544D380" w14:textId="77777777" w:rsidR="004B01EA" w:rsidRPr="00F04789" w:rsidRDefault="004B01EA" w:rsidP="004B01EA">
      <w:pPr>
        <w:spacing w:before="100" w:beforeAutospacing="1" w:after="100" w:afterAutospacing="1" w:line="240" w:lineRule="auto"/>
        <w:rPr>
          <w:rFonts w:ascii="Times New Roman" w:eastAsia="Times New Roman" w:hAnsi="Times New Roman" w:cs="Times New Roman"/>
          <w:szCs w:val="26"/>
          <w:lang w:val="en-US"/>
        </w:rPr>
      </w:pPr>
      <w:r w:rsidRPr="00F04789">
        <w:rPr>
          <w:rFonts w:ascii="Times New Roman" w:eastAsia="Times New Roman" w:hAnsi="Times New Roman" w:cs="Times New Roman"/>
          <w:szCs w:val="26"/>
          <w:lang w:val="en-US"/>
        </w:rPr>
        <w:t>OSPF có các chức năng sau:</w:t>
      </w:r>
    </w:p>
    <w:p w14:paraId="0C728981" w14:textId="77777777" w:rsidR="004B01EA" w:rsidRPr="00F04789" w:rsidRDefault="004B01EA">
      <w:pPr>
        <w:numPr>
          <w:ilvl w:val="0"/>
          <w:numId w:val="20"/>
        </w:numPr>
        <w:spacing w:before="100" w:beforeAutospacing="1" w:after="100" w:afterAutospacing="1"/>
        <w:rPr>
          <w:rFonts w:ascii="Times New Roman" w:eastAsia="Times New Roman" w:hAnsi="Times New Roman" w:cs="Times New Roman"/>
          <w:szCs w:val="26"/>
          <w:lang w:val="en-US"/>
        </w:rPr>
      </w:pPr>
      <w:r w:rsidRPr="00F04789">
        <w:rPr>
          <w:rFonts w:ascii="Times New Roman" w:eastAsia="Times New Roman" w:hAnsi="Times New Roman" w:cs="Times New Roman"/>
          <w:b/>
          <w:bCs/>
          <w:szCs w:val="26"/>
          <w:lang w:val="en-US"/>
        </w:rPr>
        <w:t>Định tuyến theo trạng thái liên kết</w:t>
      </w:r>
      <w:r w:rsidRPr="00F04789">
        <w:rPr>
          <w:rFonts w:ascii="Times New Roman" w:eastAsia="Times New Roman" w:hAnsi="Times New Roman" w:cs="Times New Roman"/>
          <w:szCs w:val="26"/>
          <w:lang w:val="en-US"/>
        </w:rPr>
        <w:t>: Xây dựng bảng định tuyến dựa trên thông tin trạng thái liên kết trong mạng.</w:t>
      </w:r>
    </w:p>
    <w:p w14:paraId="2111CF97" w14:textId="77777777" w:rsidR="004B01EA" w:rsidRPr="00F04789" w:rsidRDefault="004B01EA">
      <w:pPr>
        <w:numPr>
          <w:ilvl w:val="0"/>
          <w:numId w:val="20"/>
        </w:numPr>
        <w:spacing w:before="100" w:beforeAutospacing="1" w:after="100" w:afterAutospacing="1"/>
        <w:rPr>
          <w:rFonts w:ascii="Times New Roman" w:eastAsia="Times New Roman" w:hAnsi="Times New Roman" w:cs="Times New Roman"/>
          <w:szCs w:val="26"/>
          <w:lang w:val="en-US"/>
        </w:rPr>
      </w:pPr>
      <w:r w:rsidRPr="00F04789">
        <w:rPr>
          <w:rFonts w:ascii="Times New Roman" w:eastAsia="Times New Roman" w:hAnsi="Times New Roman" w:cs="Times New Roman"/>
          <w:b/>
          <w:bCs/>
          <w:szCs w:val="26"/>
          <w:lang w:val="en-US"/>
        </w:rPr>
        <w:t>Cân bằng tải</w:t>
      </w:r>
      <w:r w:rsidRPr="00F04789">
        <w:rPr>
          <w:rFonts w:ascii="Times New Roman" w:eastAsia="Times New Roman" w:hAnsi="Times New Roman" w:cs="Times New Roman"/>
          <w:szCs w:val="26"/>
          <w:lang w:val="en-US"/>
        </w:rPr>
        <w:t>: Phân phối lưu lượng mạng đồng đều trên nhiều đường dẫn.</w:t>
      </w:r>
    </w:p>
    <w:p w14:paraId="43559066" w14:textId="77777777" w:rsidR="004B01EA" w:rsidRPr="00F04789" w:rsidRDefault="004B01EA">
      <w:pPr>
        <w:numPr>
          <w:ilvl w:val="0"/>
          <w:numId w:val="20"/>
        </w:numPr>
        <w:spacing w:before="100" w:beforeAutospacing="1" w:after="100" w:afterAutospacing="1"/>
        <w:rPr>
          <w:rFonts w:ascii="Times New Roman" w:eastAsia="Times New Roman" w:hAnsi="Times New Roman" w:cs="Times New Roman"/>
          <w:szCs w:val="26"/>
          <w:lang w:val="en-US"/>
        </w:rPr>
      </w:pPr>
      <w:r w:rsidRPr="00F04789">
        <w:rPr>
          <w:rFonts w:ascii="Times New Roman" w:eastAsia="Times New Roman" w:hAnsi="Times New Roman" w:cs="Times New Roman"/>
          <w:b/>
          <w:bCs/>
          <w:szCs w:val="26"/>
          <w:lang w:val="en-US"/>
        </w:rPr>
        <w:lastRenderedPageBreak/>
        <w:t>Hội tụ nhanh</w:t>
      </w:r>
      <w:r w:rsidRPr="00F04789">
        <w:rPr>
          <w:rFonts w:ascii="Times New Roman" w:eastAsia="Times New Roman" w:hAnsi="Times New Roman" w:cs="Times New Roman"/>
          <w:szCs w:val="26"/>
          <w:lang w:val="en-US"/>
        </w:rPr>
        <w:t>: Nhanh chóng cập nhật thông tin định tuyến khi có thay đổi trong mạng.</w:t>
      </w:r>
    </w:p>
    <w:p w14:paraId="3425AF6B" w14:textId="512D0B73" w:rsidR="00922EBF" w:rsidRPr="00F04789" w:rsidRDefault="00922EBF" w:rsidP="00922EBF">
      <w:pPr>
        <w:spacing w:before="100" w:beforeAutospacing="1" w:after="100" w:afterAutospacing="1"/>
        <w:rPr>
          <w:rFonts w:ascii="Times New Roman" w:eastAsia="Times New Roman" w:hAnsi="Times New Roman" w:cs="Times New Roman"/>
          <w:b/>
          <w:bCs/>
          <w:szCs w:val="26"/>
          <w:lang w:val="en-US"/>
        </w:rPr>
      </w:pPr>
      <w:r w:rsidRPr="00F04789">
        <w:rPr>
          <w:rFonts w:ascii="Times New Roman" w:eastAsia="Times New Roman" w:hAnsi="Times New Roman" w:cs="Times New Roman"/>
          <w:b/>
          <w:bCs/>
          <w:szCs w:val="26"/>
          <w:lang w:val="en-US"/>
        </w:rPr>
        <w:t>Nhược điểm:</w:t>
      </w:r>
    </w:p>
    <w:p w14:paraId="6087EE25" w14:textId="77777777" w:rsidR="00922EBF" w:rsidRPr="00F04789" w:rsidRDefault="00922EBF">
      <w:pPr>
        <w:pStyle w:val="ListParagraph"/>
        <w:numPr>
          <w:ilvl w:val="0"/>
          <w:numId w:val="21"/>
        </w:numPr>
        <w:spacing w:before="100" w:beforeAutospacing="1" w:after="100" w:afterAutospacing="1" w:line="360" w:lineRule="auto"/>
        <w:rPr>
          <w:rFonts w:eastAsia="Times New Roman"/>
        </w:rPr>
      </w:pPr>
      <w:r w:rsidRPr="00F04789">
        <w:rPr>
          <w:rFonts w:eastAsia="Times New Roman"/>
          <w:b/>
          <w:bCs/>
        </w:rPr>
        <w:t>Phức tạp trong cấu hình</w:t>
      </w:r>
      <w:r w:rsidRPr="00F04789">
        <w:rPr>
          <w:rFonts w:eastAsia="Times New Roman"/>
        </w:rPr>
        <w:t>: Cấu hình OSPF có thể phức tạp, đặc biệt là trong các mạng lớn với nhiều area.</w:t>
      </w:r>
    </w:p>
    <w:p w14:paraId="59C7EBD4" w14:textId="77777777" w:rsidR="00922EBF" w:rsidRPr="00F04789" w:rsidRDefault="00922EBF">
      <w:pPr>
        <w:pStyle w:val="ListParagraph"/>
        <w:numPr>
          <w:ilvl w:val="0"/>
          <w:numId w:val="21"/>
        </w:numPr>
        <w:spacing w:before="100" w:beforeAutospacing="1" w:after="100" w:afterAutospacing="1" w:line="360" w:lineRule="auto"/>
        <w:rPr>
          <w:rFonts w:eastAsia="Times New Roman"/>
        </w:rPr>
      </w:pPr>
      <w:r w:rsidRPr="00F04789">
        <w:rPr>
          <w:rFonts w:eastAsia="Times New Roman"/>
          <w:b/>
          <w:bCs/>
        </w:rPr>
        <w:t>Tài nguyên hệ thống:</w:t>
      </w:r>
      <w:r w:rsidRPr="00F04789">
        <w:rPr>
          <w:rFonts w:eastAsia="Times New Roman"/>
        </w:rPr>
        <w:t xml:space="preserve"> OSPF yêu cầu nhiều tài nguyên hệ thống (CPU, RAM) để xử lý thông tin trạng thái liên kết và tính toán đường đi.</w:t>
      </w:r>
    </w:p>
    <w:p w14:paraId="213F0575" w14:textId="65AF123C" w:rsidR="00922EBF" w:rsidRPr="00F04789" w:rsidRDefault="00922EBF">
      <w:pPr>
        <w:pStyle w:val="ListParagraph"/>
        <w:numPr>
          <w:ilvl w:val="0"/>
          <w:numId w:val="21"/>
        </w:numPr>
        <w:spacing w:before="100" w:beforeAutospacing="1" w:after="100" w:afterAutospacing="1" w:line="360" w:lineRule="auto"/>
        <w:rPr>
          <w:rFonts w:eastAsia="Times New Roman"/>
        </w:rPr>
      </w:pPr>
      <w:r w:rsidRPr="00F04789">
        <w:rPr>
          <w:rFonts w:eastAsia="Times New Roman"/>
          <w:b/>
          <w:bCs/>
        </w:rPr>
        <w:t>Khả năng mở rộng:</w:t>
      </w:r>
      <w:r w:rsidRPr="00F04789">
        <w:rPr>
          <w:rFonts w:eastAsia="Times New Roman"/>
        </w:rPr>
        <w:t xml:space="preserve"> Mặc dù OSPF được thiết kế để mở rộng, việc quản lý nhiều area và các vùng không kết nối trực tiếp có thể gặp khó khăn.</w:t>
      </w:r>
    </w:p>
    <w:p w14:paraId="77817B60" w14:textId="77777777" w:rsidR="004B01EA" w:rsidRPr="00F04789" w:rsidRDefault="004B01EA" w:rsidP="004B01EA">
      <w:pPr>
        <w:spacing w:before="100" w:beforeAutospacing="1" w:after="100" w:afterAutospacing="1" w:line="240" w:lineRule="auto"/>
        <w:rPr>
          <w:rFonts w:ascii="Times New Roman" w:eastAsia="Times New Roman" w:hAnsi="Times New Roman" w:cs="Times New Roman"/>
          <w:szCs w:val="26"/>
          <w:lang w:val="en-US"/>
        </w:rPr>
      </w:pPr>
    </w:p>
    <w:p w14:paraId="0BA4540C" w14:textId="0C60C3B2" w:rsidR="004B01EA" w:rsidRPr="00F04789" w:rsidRDefault="004B01EA" w:rsidP="004B01EA">
      <w:pPr>
        <w:pStyle w:val="Heading4"/>
        <w:rPr>
          <w:rFonts w:ascii="Times New Roman" w:hAnsi="Times New Roman" w:cs="Times New Roman"/>
          <w:lang w:val="en-US"/>
        </w:rPr>
      </w:pPr>
      <w:bookmarkStart w:id="41" w:name="_Toc171455487"/>
      <w:r w:rsidRPr="00F04789">
        <w:rPr>
          <w:rFonts w:ascii="Times New Roman" w:hAnsi="Times New Roman" w:cs="Times New Roman"/>
          <w:lang w:val="en-US"/>
        </w:rPr>
        <w:t>Virtual Local Area Network (VLAN)</w:t>
      </w:r>
      <w:bookmarkEnd w:id="41"/>
    </w:p>
    <w:p w14:paraId="0A8CAD0F" w14:textId="772FEC7B" w:rsidR="004B01EA" w:rsidRPr="00F04789" w:rsidRDefault="004B01EA" w:rsidP="004B01EA">
      <w:pPr>
        <w:rPr>
          <w:rFonts w:ascii="Times New Roman" w:hAnsi="Times New Roman" w:cs="Times New Roman"/>
          <w:lang w:val="en-US"/>
        </w:rPr>
      </w:pPr>
      <w:r w:rsidRPr="00F04789">
        <w:rPr>
          <w:rFonts w:ascii="Times New Roman" w:hAnsi="Times New Roman" w:cs="Times New Roman"/>
          <w:lang w:val="en-US"/>
        </w:rPr>
        <w:t>VLAN là một kỹ thuật chia mạng LAN vật lý thành nhiều mạng ảo độc lập. Mỗi VLAN hoạt động như một mạng LAN riêng biệt, giúp cải thiện hiệu suất mạng, tăng cường bảo mật và quản lý dễ dàng hơn. VLAN cho phép các thiết bị trên cùng một VLAN giao tiếp trực tiếp với nhau mà không cần đi qua router.</w:t>
      </w:r>
    </w:p>
    <w:p w14:paraId="5601E8DC" w14:textId="77777777" w:rsidR="004B01EA" w:rsidRPr="00F04789" w:rsidRDefault="004B01EA" w:rsidP="004B01EA">
      <w:pPr>
        <w:rPr>
          <w:rFonts w:ascii="Times New Roman" w:hAnsi="Times New Roman" w:cs="Times New Roman"/>
          <w:lang w:val="en-US"/>
        </w:rPr>
      </w:pPr>
      <w:r w:rsidRPr="00F04789">
        <w:rPr>
          <w:rFonts w:ascii="Times New Roman" w:hAnsi="Times New Roman" w:cs="Times New Roman"/>
          <w:lang w:val="en-US"/>
        </w:rPr>
        <w:t>VLAN có các chức năng sau:</w:t>
      </w:r>
    </w:p>
    <w:p w14:paraId="224F2946" w14:textId="77777777" w:rsidR="004B01EA" w:rsidRPr="00F04789" w:rsidRDefault="004B01EA">
      <w:pPr>
        <w:numPr>
          <w:ilvl w:val="0"/>
          <w:numId w:val="22"/>
        </w:numPr>
        <w:rPr>
          <w:rFonts w:ascii="Times New Roman" w:hAnsi="Times New Roman" w:cs="Times New Roman"/>
          <w:lang w:val="en-US"/>
        </w:rPr>
      </w:pPr>
      <w:r w:rsidRPr="00F04789">
        <w:rPr>
          <w:rFonts w:ascii="Times New Roman" w:hAnsi="Times New Roman" w:cs="Times New Roman"/>
          <w:b/>
          <w:bCs/>
          <w:lang w:val="en-US"/>
        </w:rPr>
        <w:t>Phân chia mạng ảo</w:t>
      </w:r>
      <w:r w:rsidRPr="00F04789">
        <w:rPr>
          <w:rFonts w:ascii="Times New Roman" w:hAnsi="Times New Roman" w:cs="Times New Roman"/>
          <w:lang w:val="en-US"/>
        </w:rPr>
        <w:t>: Chia một mạng vật lý thành nhiều mạng ảo độc lập.</w:t>
      </w:r>
    </w:p>
    <w:p w14:paraId="51EF24BE" w14:textId="77777777" w:rsidR="004B01EA" w:rsidRPr="00F04789" w:rsidRDefault="004B01EA">
      <w:pPr>
        <w:numPr>
          <w:ilvl w:val="0"/>
          <w:numId w:val="22"/>
        </w:numPr>
        <w:rPr>
          <w:rFonts w:ascii="Times New Roman" w:hAnsi="Times New Roman" w:cs="Times New Roman"/>
          <w:lang w:val="en-US"/>
        </w:rPr>
      </w:pPr>
      <w:r w:rsidRPr="00F04789">
        <w:rPr>
          <w:rFonts w:ascii="Times New Roman" w:hAnsi="Times New Roman" w:cs="Times New Roman"/>
          <w:b/>
          <w:bCs/>
          <w:lang w:val="en-US"/>
        </w:rPr>
        <w:t>Tăng cường bảo mật</w:t>
      </w:r>
      <w:r w:rsidRPr="00F04789">
        <w:rPr>
          <w:rFonts w:ascii="Times New Roman" w:hAnsi="Times New Roman" w:cs="Times New Roman"/>
          <w:lang w:val="en-US"/>
        </w:rPr>
        <w:t>: Giới hạn truy cập giữa các VLAN, ngăn chặn các truy cập trái phép.</w:t>
      </w:r>
    </w:p>
    <w:p w14:paraId="5E615D58" w14:textId="77777777" w:rsidR="004B01EA" w:rsidRPr="00F04789" w:rsidRDefault="004B01EA">
      <w:pPr>
        <w:numPr>
          <w:ilvl w:val="0"/>
          <w:numId w:val="22"/>
        </w:numPr>
        <w:rPr>
          <w:rFonts w:ascii="Times New Roman" w:hAnsi="Times New Roman" w:cs="Times New Roman"/>
          <w:lang w:val="en-US"/>
        </w:rPr>
      </w:pPr>
      <w:r w:rsidRPr="00F04789">
        <w:rPr>
          <w:rFonts w:ascii="Times New Roman" w:hAnsi="Times New Roman" w:cs="Times New Roman"/>
          <w:b/>
          <w:bCs/>
          <w:lang w:val="en-US"/>
        </w:rPr>
        <w:t>Cải thiện hiệu suất</w:t>
      </w:r>
      <w:r w:rsidRPr="00F04789">
        <w:rPr>
          <w:rFonts w:ascii="Times New Roman" w:hAnsi="Times New Roman" w:cs="Times New Roman"/>
          <w:lang w:val="en-US"/>
        </w:rPr>
        <w:t>: Giảm thiểu lưu lượng broadcast và cô lập các miền xung đột.</w:t>
      </w:r>
    </w:p>
    <w:p w14:paraId="2A4832A9" w14:textId="3AAF045F" w:rsidR="00922EBF" w:rsidRPr="00F04789" w:rsidRDefault="00922EBF" w:rsidP="00922EBF">
      <w:pPr>
        <w:rPr>
          <w:rFonts w:ascii="Times New Roman" w:hAnsi="Times New Roman" w:cs="Times New Roman"/>
          <w:b/>
          <w:bCs/>
          <w:lang w:val="en-US"/>
        </w:rPr>
      </w:pPr>
      <w:r w:rsidRPr="00F04789">
        <w:rPr>
          <w:rFonts w:ascii="Times New Roman" w:hAnsi="Times New Roman" w:cs="Times New Roman"/>
          <w:b/>
          <w:bCs/>
          <w:lang w:val="en-US"/>
        </w:rPr>
        <w:t>Nhược điểm:</w:t>
      </w:r>
    </w:p>
    <w:p w14:paraId="775DE26A" w14:textId="21FC4773" w:rsidR="00922EBF" w:rsidRPr="00F04789" w:rsidRDefault="00922EBF">
      <w:pPr>
        <w:pStyle w:val="ListParagraph"/>
        <w:numPr>
          <w:ilvl w:val="0"/>
          <w:numId w:val="23"/>
        </w:numPr>
        <w:spacing w:line="360" w:lineRule="auto"/>
        <w:rPr>
          <w:rFonts w:eastAsia="Times New Roman"/>
        </w:rPr>
      </w:pPr>
      <w:r w:rsidRPr="00F04789">
        <w:rPr>
          <w:rFonts w:eastAsia="Times New Roman"/>
          <w:b/>
          <w:bCs/>
        </w:rPr>
        <w:t>Cấu hình phức tạp</w:t>
      </w:r>
      <w:r w:rsidRPr="00F04789">
        <w:rPr>
          <w:rFonts w:eastAsia="Times New Roman"/>
        </w:rPr>
        <w:t>: Việc cấu hình và quản lý VLAN đòi hỏi kiến thức kỹ thuật cao và có thể phức tạp.</w:t>
      </w:r>
    </w:p>
    <w:p w14:paraId="67C4070C" w14:textId="16F812B0" w:rsidR="00922EBF" w:rsidRPr="00F04789" w:rsidRDefault="00922EBF">
      <w:pPr>
        <w:pStyle w:val="ListParagraph"/>
        <w:numPr>
          <w:ilvl w:val="0"/>
          <w:numId w:val="23"/>
        </w:numPr>
        <w:spacing w:line="360" w:lineRule="auto"/>
        <w:rPr>
          <w:rFonts w:eastAsia="Times New Roman"/>
        </w:rPr>
      </w:pPr>
      <w:r w:rsidRPr="00F04789">
        <w:rPr>
          <w:rFonts w:eastAsia="Times New Roman"/>
          <w:b/>
          <w:bCs/>
        </w:rPr>
        <w:lastRenderedPageBreak/>
        <w:t>Khả năng mở rộng hạn chế</w:t>
      </w:r>
      <w:r w:rsidRPr="00F04789">
        <w:rPr>
          <w:rFonts w:eastAsia="Times New Roman"/>
        </w:rPr>
        <w:t>: Số lượng VLAN trên một switch bị giới hạn bởi số lượng ID VLAN (4096 VLAN ID).</w:t>
      </w:r>
    </w:p>
    <w:p w14:paraId="24B592BC" w14:textId="1A05DF21" w:rsidR="00922EBF" w:rsidRPr="00F04789" w:rsidRDefault="00922EBF">
      <w:pPr>
        <w:pStyle w:val="ListParagraph"/>
        <w:numPr>
          <w:ilvl w:val="0"/>
          <w:numId w:val="23"/>
        </w:numPr>
        <w:spacing w:line="360" w:lineRule="auto"/>
        <w:rPr>
          <w:b/>
          <w:bCs/>
        </w:rPr>
      </w:pPr>
      <w:r w:rsidRPr="00F04789">
        <w:rPr>
          <w:rFonts w:eastAsia="Times New Roman"/>
          <w:b/>
          <w:bCs/>
        </w:rPr>
        <w:t>Quản lý bảo mật</w:t>
      </w:r>
      <w:r w:rsidRPr="00F04789">
        <w:rPr>
          <w:rFonts w:eastAsia="Times New Roman"/>
        </w:rPr>
        <w:t>: Nếu không được cấu hình đúng cách, VLAN có thể dễ bị tấn công từ các thiết bị nội bộ.</w:t>
      </w:r>
    </w:p>
    <w:p w14:paraId="3B37F709" w14:textId="77777777" w:rsidR="00922EBF" w:rsidRPr="00F04789" w:rsidRDefault="00922EBF" w:rsidP="00922EBF">
      <w:pPr>
        <w:rPr>
          <w:rFonts w:ascii="Times New Roman" w:hAnsi="Times New Roman" w:cs="Times New Roman"/>
          <w:lang w:val="en-US"/>
        </w:rPr>
      </w:pPr>
    </w:p>
    <w:p w14:paraId="1FC3177C" w14:textId="31528C59" w:rsidR="00B4786E" w:rsidRPr="00F04789" w:rsidRDefault="005840DA" w:rsidP="005840DA">
      <w:pPr>
        <w:pStyle w:val="Heading4"/>
        <w:rPr>
          <w:rFonts w:ascii="Times New Roman" w:hAnsi="Times New Roman" w:cs="Times New Roman"/>
          <w:lang w:val="en-US"/>
        </w:rPr>
      </w:pPr>
      <w:bookmarkStart w:id="42" w:name="_Toc171455488"/>
      <w:r w:rsidRPr="00F04789">
        <w:rPr>
          <w:rFonts w:ascii="Times New Roman" w:hAnsi="Times New Roman" w:cs="Times New Roman"/>
          <w:lang w:val="en-US"/>
        </w:rPr>
        <w:t>VLAN Trunking Protocol (VTP)</w:t>
      </w:r>
      <w:bookmarkEnd w:id="42"/>
    </w:p>
    <w:p w14:paraId="723C8FAF" w14:textId="05DC757A" w:rsidR="005840DA" w:rsidRPr="00F04789" w:rsidRDefault="005840DA" w:rsidP="005840DA">
      <w:pPr>
        <w:rPr>
          <w:rFonts w:ascii="Times New Roman" w:hAnsi="Times New Roman" w:cs="Times New Roman"/>
          <w:lang w:val="en-US"/>
        </w:rPr>
      </w:pPr>
      <w:r w:rsidRPr="00F04789">
        <w:rPr>
          <w:rFonts w:ascii="Times New Roman" w:hAnsi="Times New Roman" w:cs="Times New Roman"/>
        </w:rPr>
        <w:t>VTP là một giao thức quản lý VLAN được sử dụng để truyền thông tin cấu hình VLAN trong toàn bộ mạng chuyển mạch (switching network). VTP cho phép các switch tự động cập nhật cấu hình VLAN từ một switch trung tâm (server) đến các switch khác (client), giúp đơn giản hóa việc quản lý và triển khai VLAN trong một hệ thống lớn.</w:t>
      </w:r>
    </w:p>
    <w:p w14:paraId="2C604B26" w14:textId="77777777" w:rsidR="005840DA" w:rsidRPr="00F04789" w:rsidRDefault="005840DA" w:rsidP="005840DA">
      <w:pPr>
        <w:rPr>
          <w:rFonts w:ascii="Times New Roman" w:hAnsi="Times New Roman" w:cs="Times New Roman"/>
          <w:lang w:val="en-US"/>
        </w:rPr>
      </w:pPr>
      <w:r w:rsidRPr="00F04789">
        <w:rPr>
          <w:rFonts w:ascii="Times New Roman" w:hAnsi="Times New Roman" w:cs="Times New Roman"/>
          <w:lang w:val="en-US"/>
        </w:rPr>
        <w:t>VTP có các chức năng sau:</w:t>
      </w:r>
    </w:p>
    <w:p w14:paraId="052FB43E" w14:textId="77777777" w:rsidR="005840DA" w:rsidRPr="00F04789" w:rsidRDefault="005840DA">
      <w:pPr>
        <w:numPr>
          <w:ilvl w:val="0"/>
          <w:numId w:val="24"/>
        </w:numPr>
        <w:rPr>
          <w:rFonts w:ascii="Times New Roman" w:hAnsi="Times New Roman" w:cs="Times New Roman"/>
          <w:lang w:val="en-US"/>
        </w:rPr>
      </w:pPr>
      <w:r w:rsidRPr="00F04789">
        <w:rPr>
          <w:rFonts w:ascii="Times New Roman" w:hAnsi="Times New Roman" w:cs="Times New Roman"/>
          <w:b/>
          <w:bCs/>
          <w:lang w:val="en-US"/>
        </w:rPr>
        <w:t>Quản lý VLAN tập trung</w:t>
      </w:r>
      <w:r w:rsidRPr="00F04789">
        <w:rPr>
          <w:rFonts w:ascii="Times New Roman" w:hAnsi="Times New Roman" w:cs="Times New Roman"/>
          <w:lang w:val="en-US"/>
        </w:rPr>
        <w:t>: Cập nhật và phân phối thông tin VLAN cho tất cả các switch trong mạng.</w:t>
      </w:r>
    </w:p>
    <w:p w14:paraId="12227449" w14:textId="77777777" w:rsidR="005840DA" w:rsidRPr="00F04789" w:rsidRDefault="005840DA">
      <w:pPr>
        <w:numPr>
          <w:ilvl w:val="0"/>
          <w:numId w:val="24"/>
        </w:numPr>
        <w:rPr>
          <w:rFonts w:ascii="Times New Roman" w:hAnsi="Times New Roman" w:cs="Times New Roman"/>
          <w:lang w:val="en-US"/>
        </w:rPr>
      </w:pPr>
      <w:r w:rsidRPr="00F04789">
        <w:rPr>
          <w:rFonts w:ascii="Times New Roman" w:hAnsi="Times New Roman" w:cs="Times New Roman"/>
          <w:b/>
          <w:bCs/>
          <w:lang w:val="en-US"/>
        </w:rPr>
        <w:t>Đồng bộ hóa VLAN</w:t>
      </w:r>
      <w:r w:rsidRPr="00F04789">
        <w:rPr>
          <w:rFonts w:ascii="Times New Roman" w:hAnsi="Times New Roman" w:cs="Times New Roman"/>
          <w:lang w:val="en-US"/>
        </w:rPr>
        <w:t>: Đảm bảo cấu hình VLAN nhất quán trên toàn bộ mạng.</w:t>
      </w:r>
    </w:p>
    <w:p w14:paraId="4ED3CC1E" w14:textId="77777777" w:rsidR="005840DA" w:rsidRPr="00F04789" w:rsidRDefault="005840DA">
      <w:pPr>
        <w:numPr>
          <w:ilvl w:val="0"/>
          <w:numId w:val="24"/>
        </w:numPr>
        <w:rPr>
          <w:rFonts w:ascii="Times New Roman" w:hAnsi="Times New Roman" w:cs="Times New Roman"/>
          <w:lang w:val="en-US"/>
        </w:rPr>
      </w:pPr>
      <w:r w:rsidRPr="00F04789">
        <w:rPr>
          <w:rFonts w:ascii="Times New Roman" w:hAnsi="Times New Roman" w:cs="Times New Roman"/>
          <w:b/>
          <w:bCs/>
          <w:lang w:val="en-US"/>
        </w:rPr>
        <w:t>Giảm thiểu sai sót</w:t>
      </w:r>
      <w:r w:rsidRPr="00F04789">
        <w:rPr>
          <w:rFonts w:ascii="Times New Roman" w:hAnsi="Times New Roman" w:cs="Times New Roman"/>
          <w:lang w:val="en-US"/>
        </w:rPr>
        <w:t>: Tự động hóa việc tạo và xóa VLAN, giảm thiểu lỗi cấu hình thủ công.</w:t>
      </w:r>
    </w:p>
    <w:p w14:paraId="1D6D4B91" w14:textId="090000F2" w:rsidR="00922EBF" w:rsidRPr="00F04789" w:rsidRDefault="00922EBF" w:rsidP="00922EBF">
      <w:pPr>
        <w:rPr>
          <w:rFonts w:ascii="Times New Roman" w:hAnsi="Times New Roman" w:cs="Times New Roman"/>
          <w:b/>
          <w:bCs/>
          <w:lang w:val="en-US"/>
        </w:rPr>
      </w:pPr>
      <w:r w:rsidRPr="00F04789">
        <w:rPr>
          <w:rFonts w:ascii="Times New Roman" w:hAnsi="Times New Roman" w:cs="Times New Roman"/>
          <w:b/>
          <w:bCs/>
          <w:lang w:val="en-US"/>
        </w:rPr>
        <w:t>Nhược điểm:</w:t>
      </w:r>
    </w:p>
    <w:p w14:paraId="4A66DF17" w14:textId="12E05C03" w:rsidR="00922EBF" w:rsidRPr="00F04789" w:rsidRDefault="00922EBF">
      <w:pPr>
        <w:pStyle w:val="ListParagraph"/>
        <w:numPr>
          <w:ilvl w:val="0"/>
          <w:numId w:val="25"/>
        </w:numPr>
        <w:spacing w:line="360" w:lineRule="auto"/>
      </w:pPr>
      <w:r w:rsidRPr="00F04789">
        <w:rPr>
          <w:b/>
          <w:bCs/>
        </w:rPr>
        <w:t>Nguy cơ sai sót cấu hình</w:t>
      </w:r>
      <w:r w:rsidRPr="00F04789">
        <w:t>: Một lỗi cấu hình VTP trên một switch có thể lan rộng và ảnh hưởng đến toàn bộ mạng.</w:t>
      </w:r>
    </w:p>
    <w:p w14:paraId="678949DF" w14:textId="41D78DE9" w:rsidR="00922EBF" w:rsidRPr="00F04789" w:rsidRDefault="00922EBF">
      <w:pPr>
        <w:pStyle w:val="ListParagraph"/>
        <w:numPr>
          <w:ilvl w:val="0"/>
          <w:numId w:val="25"/>
        </w:numPr>
        <w:spacing w:line="360" w:lineRule="auto"/>
      </w:pPr>
      <w:r w:rsidRPr="00F04789">
        <w:rPr>
          <w:b/>
          <w:bCs/>
        </w:rPr>
        <w:t>Bảo mật</w:t>
      </w:r>
      <w:r w:rsidRPr="00F04789">
        <w:t>: VTP có thể bị khai thác để thực hiện các cuộc tấn công, như gửi các thông điệp VTP giả mạo để thay đổi cấu hình VLAN.</w:t>
      </w:r>
    </w:p>
    <w:p w14:paraId="533615FD" w14:textId="0F4E4429" w:rsidR="00922EBF" w:rsidRPr="00F04789" w:rsidRDefault="00922EBF">
      <w:pPr>
        <w:pStyle w:val="ListParagraph"/>
        <w:numPr>
          <w:ilvl w:val="0"/>
          <w:numId w:val="25"/>
        </w:numPr>
        <w:spacing w:line="360" w:lineRule="auto"/>
      </w:pPr>
      <w:r w:rsidRPr="00F04789">
        <w:rPr>
          <w:b/>
          <w:bCs/>
        </w:rPr>
        <w:t>Giới hạn trong môi trường hỗn hợp</w:t>
      </w:r>
      <w:r w:rsidRPr="00F04789">
        <w:t>: VTP hoạt động tốt nhất trong các mạng hoàn toàn sử dụng thiết bị của Cisco và có thể gặp khó khăn khi tích hợp với thiết bị của nhà cung cấp khác.</w:t>
      </w:r>
    </w:p>
    <w:p w14:paraId="3372FE36" w14:textId="5B896EFF" w:rsidR="005840DA" w:rsidRPr="00F04789" w:rsidRDefault="005840DA" w:rsidP="005840DA">
      <w:pPr>
        <w:pStyle w:val="Heading4"/>
        <w:rPr>
          <w:rFonts w:ascii="Times New Roman" w:hAnsi="Times New Roman" w:cs="Times New Roman"/>
          <w:lang w:val="en-US"/>
        </w:rPr>
      </w:pPr>
      <w:bookmarkStart w:id="43" w:name="_Toc171455489"/>
      <w:r w:rsidRPr="00F04789">
        <w:rPr>
          <w:rFonts w:ascii="Times New Roman" w:hAnsi="Times New Roman" w:cs="Times New Roman"/>
          <w:lang w:val="en-US"/>
        </w:rPr>
        <w:lastRenderedPageBreak/>
        <w:t>Rapid Spanning Tree Protocol (RSTP)</w:t>
      </w:r>
      <w:bookmarkEnd w:id="43"/>
    </w:p>
    <w:p w14:paraId="79097DE7" w14:textId="527454C5" w:rsidR="005840DA" w:rsidRPr="00F04789" w:rsidRDefault="005840DA" w:rsidP="005840DA">
      <w:pPr>
        <w:rPr>
          <w:rFonts w:ascii="Times New Roman" w:hAnsi="Times New Roman" w:cs="Times New Roman"/>
          <w:lang w:val="en-US"/>
        </w:rPr>
      </w:pPr>
      <w:r w:rsidRPr="00F04789">
        <w:rPr>
          <w:rFonts w:ascii="Times New Roman" w:hAnsi="Times New Roman" w:cs="Times New Roman"/>
        </w:rPr>
        <w:t>RSTP là một phiên bản cải tiến của giao thức Spanning Tree Protocol (STP), được thiết kế để cung cấp sự hội tụ nhanh hơn trong trường hợp có sự thay đổi trong topo mạng. RSTP giúp ngăn chặn các vòng lặp trong mạng chuyển mạch bằng cách tạo ra một cây tối thiểu kết nối tất cả các switch trong mạng. RSTP có khả năng phát hiện và khôi phục nhanh chóng khi có sự cố xảy ra, giảm thiểu thời gian downtime.</w:t>
      </w:r>
    </w:p>
    <w:p w14:paraId="5119EF71" w14:textId="77777777" w:rsidR="005840DA" w:rsidRPr="00F04789" w:rsidRDefault="005840DA" w:rsidP="005840DA">
      <w:pPr>
        <w:rPr>
          <w:rFonts w:ascii="Times New Roman" w:hAnsi="Times New Roman" w:cs="Times New Roman"/>
          <w:lang w:val="en-US"/>
        </w:rPr>
      </w:pPr>
      <w:r w:rsidRPr="00F04789">
        <w:rPr>
          <w:rFonts w:ascii="Times New Roman" w:hAnsi="Times New Roman" w:cs="Times New Roman"/>
          <w:lang w:val="en-US"/>
        </w:rPr>
        <w:t>RSTP có các chức năng sau:</w:t>
      </w:r>
    </w:p>
    <w:p w14:paraId="6B03931F" w14:textId="77777777" w:rsidR="005840DA" w:rsidRPr="00F04789" w:rsidRDefault="005840DA">
      <w:pPr>
        <w:numPr>
          <w:ilvl w:val="0"/>
          <w:numId w:val="26"/>
        </w:numPr>
        <w:rPr>
          <w:rFonts w:ascii="Times New Roman" w:hAnsi="Times New Roman" w:cs="Times New Roman"/>
          <w:lang w:val="en-US"/>
        </w:rPr>
      </w:pPr>
      <w:r w:rsidRPr="00F04789">
        <w:rPr>
          <w:rFonts w:ascii="Times New Roman" w:hAnsi="Times New Roman" w:cs="Times New Roman"/>
          <w:b/>
          <w:bCs/>
          <w:lang w:val="en-US"/>
        </w:rPr>
        <w:t>Phát hiện vòng lặp mạng</w:t>
      </w:r>
      <w:r w:rsidRPr="00F04789">
        <w:rPr>
          <w:rFonts w:ascii="Times New Roman" w:hAnsi="Times New Roman" w:cs="Times New Roman"/>
          <w:lang w:val="en-US"/>
        </w:rPr>
        <w:t>: Ngăn chặn và loại bỏ các vòng lặp trong mạng chuyển mạch.</w:t>
      </w:r>
    </w:p>
    <w:p w14:paraId="032FFAA3" w14:textId="77777777" w:rsidR="005840DA" w:rsidRPr="00F04789" w:rsidRDefault="005840DA">
      <w:pPr>
        <w:numPr>
          <w:ilvl w:val="0"/>
          <w:numId w:val="26"/>
        </w:numPr>
        <w:rPr>
          <w:rFonts w:ascii="Times New Roman" w:hAnsi="Times New Roman" w:cs="Times New Roman"/>
          <w:lang w:val="en-US"/>
        </w:rPr>
      </w:pPr>
      <w:r w:rsidRPr="00F04789">
        <w:rPr>
          <w:rFonts w:ascii="Times New Roman" w:hAnsi="Times New Roman" w:cs="Times New Roman"/>
          <w:b/>
          <w:bCs/>
          <w:lang w:val="en-US"/>
        </w:rPr>
        <w:t>Hội tụ nhanh</w:t>
      </w:r>
      <w:r w:rsidRPr="00F04789">
        <w:rPr>
          <w:rFonts w:ascii="Times New Roman" w:hAnsi="Times New Roman" w:cs="Times New Roman"/>
          <w:lang w:val="en-US"/>
        </w:rPr>
        <w:t>: Nhanh chóng chuyển đổi trạng thái các port khi có thay đổi trong topo mạng.</w:t>
      </w:r>
    </w:p>
    <w:p w14:paraId="62AEE1C1" w14:textId="77777777" w:rsidR="005840DA" w:rsidRPr="00F04789" w:rsidRDefault="005840DA">
      <w:pPr>
        <w:numPr>
          <w:ilvl w:val="0"/>
          <w:numId w:val="26"/>
        </w:numPr>
        <w:rPr>
          <w:rFonts w:ascii="Times New Roman" w:hAnsi="Times New Roman" w:cs="Times New Roman"/>
          <w:lang w:val="en-US"/>
        </w:rPr>
      </w:pPr>
      <w:r w:rsidRPr="00F04789">
        <w:rPr>
          <w:rFonts w:ascii="Times New Roman" w:hAnsi="Times New Roman" w:cs="Times New Roman"/>
          <w:b/>
          <w:bCs/>
          <w:lang w:val="en-US"/>
        </w:rPr>
        <w:t>Cải thiện độ tin cậy</w:t>
      </w:r>
      <w:r w:rsidRPr="00F04789">
        <w:rPr>
          <w:rFonts w:ascii="Times New Roman" w:hAnsi="Times New Roman" w:cs="Times New Roman"/>
          <w:lang w:val="en-US"/>
        </w:rPr>
        <w:t>: Tăng cường khả năng phục hồi của mạng khi có sự cố xảy ra.</w:t>
      </w:r>
    </w:p>
    <w:p w14:paraId="5A1602E2" w14:textId="528B7C82" w:rsidR="00922EBF" w:rsidRPr="00F04789" w:rsidRDefault="00922EBF" w:rsidP="00922EBF">
      <w:pPr>
        <w:rPr>
          <w:rFonts w:ascii="Times New Roman" w:hAnsi="Times New Roman" w:cs="Times New Roman"/>
          <w:b/>
          <w:bCs/>
          <w:lang w:val="en-US"/>
        </w:rPr>
      </w:pPr>
      <w:r w:rsidRPr="00F04789">
        <w:rPr>
          <w:rFonts w:ascii="Times New Roman" w:hAnsi="Times New Roman" w:cs="Times New Roman"/>
          <w:b/>
          <w:bCs/>
          <w:lang w:val="en-US"/>
        </w:rPr>
        <w:t>Nhược điểm:</w:t>
      </w:r>
    </w:p>
    <w:p w14:paraId="49300643" w14:textId="489E7BD4" w:rsidR="00922EBF" w:rsidRPr="00F04789" w:rsidRDefault="00922EBF">
      <w:pPr>
        <w:pStyle w:val="ListParagraph"/>
        <w:numPr>
          <w:ilvl w:val="0"/>
          <w:numId w:val="27"/>
        </w:numPr>
        <w:spacing w:line="360" w:lineRule="auto"/>
      </w:pPr>
      <w:r w:rsidRPr="00F04789">
        <w:rPr>
          <w:b/>
          <w:bCs/>
        </w:rPr>
        <w:t>Cấu hình và quản lý phức tạp</w:t>
      </w:r>
      <w:r w:rsidRPr="00F04789">
        <w:t>: Cấu hình và quản lý RSTP có thể phức tạp đối với những người mới làm quen.</w:t>
      </w:r>
    </w:p>
    <w:p w14:paraId="526D0C42" w14:textId="632D1168" w:rsidR="00922EBF" w:rsidRPr="00F04789" w:rsidRDefault="00922EBF">
      <w:pPr>
        <w:pStyle w:val="ListParagraph"/>
        <w:numPr>
          <w:ilvl w:val="0"/>
          <w:numId w:val="27"/>
        </w:numPr>
        <w:spacing w:line="360" w:lineRule="auto"/>
      </w:pPr>
      <w:r w:rsidRPr="00F04789">
        <w:rPr>
          <w:b/>
          <w:bCs/>
        </w:rPr>
        <w:t>Không hỗ trợ tất cả các tình huống</w:t>
      </w:r>
      <w:r w:rsidRPr="00F04789">
        <w:t>: RSTP không thể giải quyết tất cả các vấn đề về vòng lặp mạng, đặc biệt là trong các mạng lớn và phức tạp.</w:t>
      </w:r>
    </w:p>
    <w:p w14:paraId="0FC4A321" w14:textId="48FA9D81" w:rsidR="00922EBF" w:rsidRPr="00F04789" w:rsidRDefault="00922EBF">
      <w:pPr>
        <w:pStyle w:val="ListParagraph"/>
        <w:numPr>
          <w:ilvl w:val="0"/>
          <w:numId w:val="27"/>
        </w:numPr>
        <w:spacing w:line="360" w:lineRule="auto"/>
      </w:pPr>
      <w:r w:rsidRPr="00F04789">
        <w:rPr>
          <w:b/>
          <w:bCs/>
        </w:rPr>
        <w:t>Khả năng tương thích</w:t>
      </w:r>
      <w:r w:rsidRPr="00F04789">
        <w:t>: Mặc dù RSTP tương thích ngược với STP, việc triển khai trong các mạng hỗn hợp có thể gặp khó khăn.</w:t>
      </w:r>
    </w:p>
    <w:p w14:paraId="6361A067" w14:textId="70FB689E" w:rsidR="005840DA" w:rsidRPr="00F04789" w:rsidRDefault="005840DA" w:rsidP="005840DA">
      <w:pPr>
        <w:pStyle w:val="Heading4"/>
        <w:rPr>
          <w:rFonts w:ascii="Times New Roman" w:hAnsi="Times New Roman" w:cs="Times New Roman"/>
          <w:lang w:val="en-US"/>
        </w:rPr>
      </w:pPr>
      <w:bookmarkStart w:id="44" w:name="_Toc171455490"/>
      <w:r w:rsidRPr="00F04789">
        <w:rPr>
          <w:rFonts w:ascii="Times New Roman" w:hAnsi="Times New Roman" w:cs="Times New Roman"/>
          <w:lang w:val="en-US"/>
        </w:rPr>
        <w:t>Hot Standby Router Protocol (HSRP)</w:t>
      </w:r>
      <w:bookmarkEnd w:id="44"/>
    </w:p>
    <w:p w14:paraId="4D8783D4" w14:textId="0A7A0F12" w:rsidR="005840DA" w:rsidRPr="00F04789" w:rsidRDefault="005840DA" w:rsidP="005840DA">
      <w:pPr>
        <w:rPr>
          <w:rFonts w:ascii="Times New Roman" w:hAnsi="Times New Roman" w:cs="Times New Roman"/>
          <w:lang w:val="en-US"/>
        </w:rPr>
      </w:pPr>
      <w:r w:rsidRPr="00F04789">
        <w:rPr>
          <w:rFonts w:ascii="Times New Roman" w:hAnsi="Times New Roman" w:cs="Times New Roman"/>
        </w:rPr>
        <w:t>HSRP là một giao thức của Cisco được thiết kế để cung cấp khả năng chuyển đổi dự phòng (redundancy) cho các router trong mạng. HSRP cho phép một nhóm các router hoạt động cùng nhau để tạo ra một router ảo duy nhất. Nếu router chính (active) bị lỗi, một router dự phòng (standby) sẽ nhanh chóng tiếp quản vai trò của router chính, đảm bảo mạng vẫn hoạt động liên tục và không bị gián đoạn.</w:t>
      </w:r>
    </w:p>
    <w:p w14:paraId="76AA6239" w14:textId="77777777" w:rsidR="005840DA" w:rsidRPr="00F04789" w:rsidRDefault="005840DA" w:rsidP="005840DA">
      <w:pPr>
        <w:rPr>
          <w:rFonts w:ascii="Times New Roman" w:hAnsi="Times New Roman" w:cs="Times New Roman"/>
          <w:lang w:val="en-US"/>
        </w:rPr>
      </w:pPr>
      <w:r w:rsidRPr="00F04789">
        <w:rPr>
          <w:rFonts w:ascii="Times New Roman" w:hAnsi="Times New Roman" w:cs="Times New Roman"/>
          <w:lang w:val="en-US"/>
        </w:rPr>
        <w:lastRenderedPageBreak/>
        <w:t>HSRP có các chức năng sau:</w:t>
      </w:r>
    </w:p>
    <w:p w14:paraId="01870E83" w14:textId="77777777" w:rsidR="005840DA" w:rsidRPr="00F04789" w:rsidRDefault="005840DA">
      <w:pPr>
        <w:numPr>
          <w:ilvl w:val="0"/>
          <w:numId w:val="28"/>
        </w:numPr>
        <w:rPr>
          <w:rFonts w:ascii="Times New Roman" w:hAnsi="Times New Roman" w:cs="Times New Roman"/>
          <w:lang w:val="en-US"/>
        </w:rPr>
      </w:pPr>
      <w:r w:rsidRPr="00F04789">
        <w:rPr>
          <w:rFonts w:ascii="Times New Roman" w:hAnsi="Times New Roman" w:cs="Times New Roman"/>
          <w:b/>
          <w:bCs/>
          <w:lang w:val="en-US"/>
        </w:rPr>
        <w:t>Chuyển đổi dự phòng</w:t>
      </w:r>
      <w:r w:rsidRPr="00F04789">
        <w:rPr>
          <w:rFonts w:ascii="Times New Roman" w:hAnsi="Times New Roman" w:cs="Times New Roman"/>
          <w:lang w:val="en-US"/>
        </w:rPr>
        <w:t>: Đảm bảo tính sẵn sàng cao bằng cách tự động chuyển đổi sang router dự phòng khi router chính bị lỗi.</w:t>
      </w:r>
    </w:p>
    <w:p w14:paraId="354456FC" w14:textId="77777777" w:rsidR="005840DA" w:rsidRPr="00F04789" w:rsidRDefault="005840DA">
      <w:pPr>
        <w:numPr>
          <w:ilvl w:val="0"/>
          <w:numId w:val="28"/>
        </w:numPr>
        <w:rPr>
          <w:rFonts w:ascii="Times New Roman" w:hAnsi="Times New Roman" w:cs="Times New Roman"/>
          <w:lang w:val="en-US"/>
        </w:rPr>
      </w:pPr>
      <w:r w:rsidRPr="00F04789">
        <w:rPr>
          <w:rFonts w:ascii="Times New Roman" w:hAnsi="Times New Roman" w:cs="Times New Roman"/>
          <w:b/>
          <w:bCs/>
          <w:lang w:val="en-US"/>
        </w:rPr>
        <w:t>Địa chỉ IP ảo</w:t>
      </w:r>
      <w:r w:rsidRPr="00F04789">
        <w:rPr>
          <w:rFonts w:ascii="Times New Roman" w:hAnsi="Times New Roman" w:cs="Times New Roman"/>
          <w:lang w:val="en-US"/>
        </w:rPr>
        <w:t>: Cung cấp một địa chỉ IP ảo để các thiết bị trong mạng sử dụng làm gateway mặc định.</w:t>
      </w:r>
    </w:p>
    <w:p w14:paraId="19C9DF83" w14:textId="77777777" w:rsidR="005840DA" w:rsidRPr="00F04789" w:rsidRDefault="005840DA">
      <w:pPr>
        <w:numPr>
          <w:ilvl w:val="0"/>
          <w:numId w:val="28"/>
        </w:numPr>
        <w:rPr>
          <w:rFonts w:ascii="Times New Roman" w:hAnsi="Times New Roman" w:cs="Times New Roman"/>
          <w:lang w:val="en-US"/>
        </w:rPr>
      </w:pPr>
      <w:r w:rsidRPr="00F04789">
        <w:rPr>
          <w:rFonts w:ascii="Times New Roman" w:hAnsi="Times New Roman" w:cs="Times New Roman"/>
          <w:b/>
          <w:bCs/>
          <w:lang w:val="en-US"/>
        </w:rPr>
        <w:t>Cân bằng tải</w:t>
      </w:r>
      <w:r w:rsidRPr="00F04789">
        <w:rPr>
          <w:rFonts w:ascii="Times New Roman" w:hAnsi="Times New Roman" w:cs="Times New Roman"/>
          <w:lang w:val="en-US"/>
        </w:rPr>
        <w:t>: Phân phối lưu lượng mạng giữa các router chính và dự phòng để tối ưu hóa hiệu suất.</w:t>
      </w:r>
    </w:p>
    <w:p w14:paraId="0373DE36" w14:textId="77777777" w:rsidR="00922EBF" w:rsidRPr="00F04789" w:rsidRDefault="00922EBF" w:rsidP="00922EBF">
      <w:pPr>
        <w:rPr>
          <w:rFonts w:ascii="Times New Roman" w:hAnsi="Times New Roman" w:cs="Times New Roman"/>
          <w:lang w:val="en-US"/>
        </w:rPr>
      </w:pPr>
    </w:p>
    <w:p w14:paraId="6991438C" w14:textId="77777777" w:rsidR="00922EBF" w:rsidRPr="00F04789" w:rsidRDefault="00922EBF" w:rsidP="00922EBF">
      <w:pPr>
        <w:rPr>
          <w:rFonts w:ascii="Times New Roman" w:hAnsi="Times New Roman" w:cs="Times New Roman"/>
          <w:lang w:val="en-US"/>
        </w:rPr>
      </w:pPr>
    </w:p>
    <w:p w14:paraId="04092B18" w14:textId="4F2C7DFF" w:rsidR="00922EBF" w:rsidRPr="00F04789" w:rsidRDefault="00922EBF" w:rsidP="00922EBF">
      <w:pPr>
        <w:rPr>
          <w:rFonts w:ascii="Times New Roman" w:hAnsi="Times New Roman" w:cs="Times New Roman"/>
          <w:b/>
          <w:bCs/>
          <w:lang w:val="en-US"/>
        </w:rPr>
      </w:pPr>
      <w:r w:rsidRPr="00F04789">
        <w:rPr>
          <w:rFonts w:ascii="Times New Roman" w:hAnsi="Times New Roman" w:cs="Times New Roman"/>
          <w:b/>
          <w:bCs/>
          <w:lang w:val="en-US"/>
        </w:rPr>
        <w:t>Nhược điểm:</w:t>
      </w:r>
    </w:p>
    <w:p w14:paraId="1989D74A" w14:textId="77777777" w:rsidR="00922EBF" w:rsidRPr="00F04789" w:rsidRDefault="00922EBF">
      <w:pPr>
        <w:numPr>
          <w:ilvl w:val="0"/>
          <w:numId w:val="29"/>
        </w:numPr>
        <w:rPr>
          <w:rFonts w:ascii="Times New Roman" w:hAnsi="Times New Roman" w:cs="Times New Roman"/>
          <w:lang w:val="en-US"/>
        </w:rPr>
      </w:pPr>
      <w:r w:rsidRPr="00F04789">
        <w:rPr>
          <w:rFonts w:ascii="Times New Roman" w:hAnsi="Times New Roman" w:cs="Times New Roman"/>
          <w:b/>
          <w:bCs/>
          <w:lang w:val="en-US"/>
        </w:rPr>
        <w:t>Tiêu tốn tài nguyên</w:t>
      </w:r>
      <w:r w:rsidRPr="00F04789">
        <w:rPr>
          <w:rFonts w:ascii="Times New Roman" w:hAnsi="Times New Roman" w:cs="Times New Roman"/>
          <w:lang w:val="en-US"/>
        </w:rPr>
        <w:t>: HSRP yêu cầu tài nguyên bổ sung cho việc duy trì trạng thái của các router dự phòng.</w:t>
      </w:r>
    </w:p>
    <w:p w14:paraId="581502E1" w14:textId="77777777" w:rsidR="00922EBF" w:rsidRPr="00F04789" w:rsidRDefault="00922EBF">
      <w:pPr>
        <w:numPr>
          <w:ilvl w:val="0"/>
          <w:numId w:val="29"/>
        </w:numPr>
        <w:rPr>
          <w:rFonts w:ascii="Times New Roman" w:hAnsi="Times New Roman" w:cs="Times New Roman"/>
          <w:lang w:val="en-US"/>
        </w:rPr>
      </w:pPr>
      <w:r w:rsidRPr="00F04789">
        <w:rPr>
          <w:rFonts w:ascii="Times New Roman" w:hAnsi="Times New Roman" w:cs="Times New Roman"/>
          <w:b/>
          <w:bCs/>
          <w:lang w:val="en-US"/>
        </w:rPr>
        <w:t>Khả năng mở rộng hạn chế</w:t>
      </w:r>
      <w:r w:rsidRPr="00F04789">
        <w:rPr>
          <w:rFonts w:ascii="Times New Roman" w:hAnsi="Times New Roman" w:cs="Times New Roman"/>
          <w:lang w:val="en-US"/>
        </w:rPr>
        <w:t>: HSRP có thể gặp khó khăn khi triển khai trong các mạng lớn với nhiều nhóm HSRP.</w:t>
      </w:r>
    </w:p>
    <w:p w14:paraId="391C5924" w14:textId="77777777" w:rsidR="00922EBF" w:rsidRPr="00F04789" w:rsidRDefault="00922EBF">
      <w:pPr>
        <w:numPr>
          <w:ilvl w:val="0"/>
          <w:numId w:val="29"/>
        </w:numPr>
        <w:rPr>
          <w:rFonts w:ascii="Times New Roman" w:hAnsi="Times New Roman" w:cs="Times New Roman"/>
          <w:lang w:val="en-US"/>
        </w:rPr>
      </w:pPr>
      <w:r w:rsidRPr="00F04789">
        <w:rPr>
          <w:rFonts w:ascii="Times New Roman" w:hAnsi="Times New Roman" w:cs="Times New Roman"/>
          <w:b/>
          <w:bCs/>
          <w:lang w:val="en-US"/>
        </w:rPr>
        <w:t>Độc quyền của Cisco</w:t>
      </w:r>
      <w:r w:rsidRPr="00F04789">
        <w:rPr>
          <w:rFonts w:ascii="Times New Roman" w:hAnsi="Times New Roman" w:cs="Times New Roman"/>
          <w:lang w:val="en-US"/>
        </w:rPr>
        <w:t>: HSRP là giao thức độc quyền của Cisco, điều này có thể gây khó khăn khi tích hợp với thiết bị từ các nhà cung cấp khác.</w:t>
      </w:r>
    </w:p>
    <w:p w14:paraId="083B4FF6" w14:textId="77777777" w:rsidR="00036DBE" w:rsidRPr="00F04789" w:rsidRDefault="00036DBE" w:rsidP="00036DBE">
      <w:pPr>
        <w:rPr>
          <w:rFonts w:ascii="Times New Roman" w:hAnsi="Times New Roman" w:cs="Times New Roman"/>
          <w:lang w:val="en-US"/>
        </w:rPr>
      </w:pPr>
    </w:p>
    <w:p w14:paraId="77CDAFF4" w14:textId="77777777" w:rsidR="00E85CA0" w:rsidRPr="00F04789" w:rsidRDefault="00E85CA0" w:rsidP="00036DBE">
      <w:pPr>
        <w:rPr>
          <w:rFonts w:ascii="Times New Roman" w:hAnsi="Times New Roman" w:cs="Times New Roman"/>
          <w:lang w:val="en-US"/>
        </w:rPr>
      </w:pPr>
    </w:p>
    <w:p w14:paraId="51FB15E7" w14:textId="77777777" w:rsidR="00E85CA0" w:rsidRPr="00F04789" w:rsidRDefault="00E85CA0" w:rsidP="00036DBE">
      <w:pPr>
        <w:rPr>
          <w:rFonts w:ascii="Times New Roman" w:hAnsi="Times New Roman" w:cs="Times New Roman"/>
          <w:lang w:val="en-US"/>
        </w:rPr>
      </w:pPr>
    </w:p>
    <w:p w14:paraId="0315BCB4" w14:textId="77777777" w:rsidR="00E85CA0" w:rsidRPr="00F04789" w:rsidRDefault="00E85CA0" w:rsidP="00036DBE">
      <w:pPr>
        <w:rPr>
          <w:rFonts w:ascii="Times New Roman" w:hAnsi="Times New Roman" w:cs="Times New Roman"/>
          <w:lang w:val="en-US"/>
        </w:rPr>
      </w:pPr>
    </w:p>
    <w:p w14:paraId="0E607D35" w14:textId="77777777" w:rsidR="00E85CA0" w:rsidRPr="00F04789" w:rsidRDefault="00E85CA0" w:rsidP="00036DBE">
      <w:pPr>
        <w:rPr>
          <w:rFonts w:ascii="Times New Roman" w:hAnsi="Times New Roman" w:cs="Times New Roman"/>
          <w:lang w:val="en-US"/>
        </w:rPr>
      </w:pPr>
    </w:p>
    <w:p w14:paraId="4AEC586A" w14:textId="77777777" w:rsidR="00E85CA0" w:rsidRPr="00F04789" w:rsidRDefault="00E85CA0" w:rsidP="00036DBE">
      <w:pPr>
        <w:rPr>
          <w:rFonts w:ascii="Times New Roman" w:hAnsi="Times New Roman" w:cs="Times New Roman"/>
          <w:lang w:val="en-US"/>
        </w:rPr>
      </w:pPr>
    </w:p>
    <w:p w14:paraId="6597EE7F" w14:textId="4758CAD7" w:rsidR="001265CD" w:rsidRPr="00F04789" w:rsidRDefault="001265CD" w:rsidP="001265CD">
      <w:pPr>
        <w:pStyle w:val="Heading1"/>
      </w:pPr>
      <w:bookmarkStart w:id="45" w:name="_Toc171455491"/>
      <w:r w:rsidRPr="00F04789">
        <w:lastRenderedPageBreak/>
        <w:t>TRIỂN KHAI</w:t>
      </w:r>
      <w:bookmarkEnd w:id="45"/>
    </w:p>
    <w:p w14:paraId="73A3F46F" w14:textId="6E59DC14" w:rsidR="001265CD" w:rsidRPr="00F04789" w:rsidRDefault="001265CD" w:rsidP="001265CD">
      <w:pPr>
        <w:pStyle w:val="Heading2"/>
        <w:rPr>
          <w:rFonts w:cs="Times New Roman"/>
          <w:lang w:val="en-US"/>
        </w:rPr>
      </w:pPr>
      <w:bookmarkStart w:id="46" w:name="_Toc171455492"/>
      <w:r w:rsidRPr="00F04789">
        <w:rPr>
          <w:rFonts w:cs="Times New Roman"/>
          <w:lang w:val="en-US"/>
        </w:rPr>
        <w:t>Cài đặt EVE-NG và các image mô phỏng.</w:t>
      </w:r>
      <w:bookmarkEnd w:id="46"/>
    </w:p>
    <w:p w14:paraId="19A4ACD2" w14:textId="0E180F4D" w:rsidR="00D52CAD" w:rsidRPr="00F04789" w:rsidRDefault="00D52CAD">
      <w:pPr>
        <w:pStyle w:val="ListParagraph"/>
        <w:numPr>
          <w:ilvl w:val="0"/>
          <w:numId w:val="11"/>
        </w:numPr>
        <w:spacing w:line="360" w:lineRule="auto"/>
      </w:pPr>
      <w:r w:rsidRPr="00F04789">
        <w:t>Chuẩn bị: VMWare Workstation Pro, WinSCP</w:t>
      </w:r>
    </w:p>
    <w:p w14:paraId="700A0908" w14:textId="397BA589" w:rsidR="001265CD" w:rsidRPr="00F04789" w:rsidRDefault="00036DBE" w:rsidP="00D52CAD">
      <w:pPr>
        <w:rPr>
          <w:rFonts w:ascii="Times New Roman" w:hAnsi="Times New Roman" w:cs="Times New Roman"/>
          <w:lang w:val="en-US"/>
        </w:rPr>
      </w:pPr>
      <w:r w:rsidRPr="00F04789">
        <w:rPr>
          <w:rFonts w:ascii="Times New Roman" w:hAnsi="Times New Roman" w:cs="Times New Roman"/>
          <w:lang w:val="en-US"/>
        </w:rPr>
        <w:t>Quá trình cài đặt EVE-NG</w:t>
      </w:r>
      <w:r w:rsidR="00A6120A" w:rsidRPr="00F04789">
        <w:rPr>
          <w:rFonts w:ascii="Times New Roman" w:hAnsi="Times New Roman" w:cs="Times New Roman"/>
          <w:lang w:val="en-US"/>
        </w:rPr>
        <w:t xml:space="preserve"> trên nền tảng ảo hoá VMWare Workstation Pro</w:t>
      </w:r>
      <w:r w:rsidRPr="00F04789">
        <w:rPr>
          <w:rFonts w:ascii="Times New Roman" w:hAnsi="Times New Roman" w:cs="Times New Roman"/>
          <w:lang w:val="en-US"/>
        </w:rPr>
        <w:t xml:space="preserve"> và các image mô phỏng:</w:t>
      </w:r>
    </w:p>
    <w:p w14:paraId="00D3A4A1" w14:textId="04D3DB92" w:rsidR="00036DBE" w:rsidRPr="00F04789" w:rsidRDefault="00036DBE">
      <w:pPr>
        <w:pStyle w:val="ListParagraph"/>
        <w:numPr>
          <w:ilvl w:val="0"/>
          <w:numId w:val="10"/>
        </w:numPr>
        <w:spacing w:line="360" w:lineRule="auto"/>
      </w:pPr>
      <w:r w:rsidRPr="00F04789">
        <w:t xml:space="preserve">Bước 1: Tải file iso của EVE-NG trên trang chủ của EVE-NG </w:t>
      </w:r>
    </w:p>
    <w:p w14:paraId="51607E21" w14:textId="52E09D74" w:rsidR="00A6120A" w:rsidRPr="00F04789" w:rsidRDefault="00A6120A" w:rsidP="00A6120A">
      <w:pPr>
        <w:rPr>
          <w:rFonts w:ascii="Times New Roman" w:hAnsi="Times New Roman" w:cs="Times New Roman"/>
          <w:lang w:val="en-US"/>
        </w:rPr>
      </w:pPr>
    </w:p>
    <w:p w14:paraId="7EE5D84E" w14:textId="61E1B498" w:rsidR="00A6120A" w:rsidRPr="00F04789" w:rsidRDefault="00A6120A" w:rsidP="00A6120A">
      <w:pPr>
        <w:rPr>
          <w:rFonts w:ascii="Times New Roman" w:hAnsi="Times New Roman" w:cs="Times New Roman"/>
          <w:lang w:val="en-US"/>
        </w:rPr>
      </w:pPr>
      <w:r w:rsidRPr="00F04789">
        <w:rPr>
          <w:rFonts w:ascii="Times New Roman" w:hAnsi="Times New Roman" w:cs="Times New Roman"/>
          <w:lang w:val="en-US"/>
        </w:rPr>
        <w:t xml:space="preserve">Link: </w:t>
      </w:r>
      <w:hyperlink r:id="rId12" w:history="1">
        <w:r w:rsidRPr="00F04789">
          <w:rPr>
            <w:rStyle w:val="Hyperlink"/>
            <w:rFonts w:ascii="Times New Roman" w:hAnsi="Times New Roman" w:cs="Times New Roman"/>
            <w:lang w:val="en-US"/>
          </w:rPr>
          <w:t>EVE-NG Iso Download</w:t>
        </w:r>
      </w:hyperlink>
    </w:p>
    <w:p w14:paraId="498D3EBC" w14:textId="77777777" w:rsidR="00467D38" w:rsidRPr="00F04789" w:rsidRDefault="00A6120A" w:rsidP="00467D38">
      <w:pPr>
        <w:keepNext/>
        <w:jc w:val="center"/>
        <w:rPr>
          <w:rFonts w:ascii="Times New Roman" w:hAnsi="Times New Roman" w:cs="Times New Roman"/>
        </w:rPr>
      </w:pPr>
      <w:r w:rsidRPr="00F04789">
        <w:rPr>
          <w:rFonts w:ascii="Times New Roman" w:hAnsi="Times New Roman" w:cs="Times New Roman"/>
          <w:noProof/>
          <w:lang w:val="en-US"/>
        </w:rPr>
        <w:drawing>
          <wp:inline distT="0" distB="0" distL="0" distR="0" wp14:anchorId="49001325" wp14:editId="5067845C">
            <wp:extent cx="5579745" cy="799465"/>
            <wp:effectExtent l="0" t="0" r="1905" b="635"/>
            <wp:docPr id="40745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58618" name=""/>
                    <pic:cNvPicPr/>
                  </pic:nvPicPr>
                  <pic:blipFill>
                    <a:blip r:embed="rId13"/>
                    <a:stretch>
                      <a:fillRect/>
                    </a:stretch>
                  </pic:blipFill>
                  <pic:spPr>
                    <a:xfrm>
                      <a:off x="0" y="0"/>
                      <a:ext cx="5579745" cy="799465"/>
                    </a:xfrm>
                    <a:prstGeom prst="rect">
                      <a:avLst/>
                    </a:prstGeom>
                  </pic:spPr>
                </pic:pic>
              </a:graphicData>
            </a:graphic>
          </wp:inline>
        </w:drawing>
      </w:r>
    </w:p>
    <w:p w14:paraId="30C6D27A" w14:textId="74837AE9" w:rsidR="00A6120A" w:rsidRPr="00F04789" w:rsidRDefault="00467D38" w:rsidP="002F67A3">
      <w:pPr>
        <w:pStyle w:val="Quote"/>
        <w:rPr>
          <w:rFonts w:ascii="Times New Roman" w:hAnsi="Times New Roman" w:cs="Times New Roman"/>
          <w:lang w:val="en-US"/>
        </w:rPr>
      </w:pPr>
      <w:bookmarkStart w:id="47" w:name="_Toc171346442"/>
      <w:r w:rsidRPr="00F04789">
        <w:rPr>
          <w:rFonts w:ascii="Times New Roman" w:hAnsi="Times New Roman" w:cs="Times New Roman"/>
        </w:rPr>
        <w:t xml:space="preserve">Hình </w:t>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STYLEREF 1 \s </w:instrText>
      </w:r>
      <w:r w:rsidR="002F67A3" w:rsidRPr="00F04789">
        <w:rPr>
          <w:rFonts w:ascii="Times New Roman" w:hAnsi="Times New Roman" w:cs="Times New Roman"/>
        </w:rPr>
        <w:fldChar w:fldCharType="separate"/>
      </w:r>
      <w:r w:rsidR="00092DEF">
        <w:rPr>
          <w:rFonts w:ascii="Times New Roman" w:hAnsi="Times New Roman" w:cs="Times New Roman"/>
          <w:noProof/>
        </w:rPr>
        <w:t>3</w:t>
      </w:r>
      <w:r w:rsidR="002F67A3" w:rsidRPr="00F04789">
        <w:rPr>
          <w:rFonts w:ascii="Times New Roman" w:hAnsi="Times New Roman" w:cs="Times New Roman"/>
        </w:rPr>
        <w:fldChar w:fldCharType="end"/>
      </w:r>
      <w:r w:rsidR="002F67A3" w:rsidRPr="00F04789">
        <w:rPr>
          <w:rFonts w:ascii="Times New Roman" w:hAnsi="Times New Roman" w:cs="Times New Roman"/>
        </w:rPr>
        <w:noBreakHyphen/>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SEQ Hình \* ARABIC \s 1 </w:instrText>
      </w:r>
      <w:r w:rsidR="002F67A3" w:rsidRPr="00F04789">
        <w:rPr>
          <w:rFonts w:ascii="Times New Roman" w:hAnsi="Times New Roman" w:cs="Times New Roman"/>
        </w:rPr>
        <w:fldChar w:fldCharType="separate"/>
      </w:r>
      <w:r w:rsidR="00092DEF">
        <w:rPr>
          <w:rFonts w:ascii="Times New Roman" w:hAnsi="Times New Roman" w:cs="Times New Roman"/>
          <w:noProof/>
        </w:rPr>
        <w:t>1</w:t>
      </w:r>
      <w:r w:rsidR="002F67A3" w:rsidRPr="00F04789">
        <w:rPr>
          <w:rFonts w:ascii="Times New Roman" w:hAnsi="Times New Roman" w:cs="Times New Roman"/>
        </w:rPr>
        <w:fldChar w:fldCharType="end"/>
      </w:r>
      <w:r w:rsidRPr="00F04789">
        <w:rPr>
          <w:rFonts w:ascii="Times New Roman" w:hAnsi="Times New Roman" w:cs="Times New Roman"/>
          <w:lang w:val="en-US"/>
        </w:rPr>
        <w:t xml:space="preserve">: </w:t>
      </w:r>
      <w:r w:rsidR="00A22BB9" w:rsidRPr="00F04789">
        <w:rPr>
          <w:rFonts w:ascii="Times New Roman" w:hAnsi="Times New Roman" w:cs="Times New Roman"/>
          <w:lang w:val="en-US"/>
        </w:rPr>
        <w:t>S</w:t>
      </w:r>
      <w:r w:rsidRPr="00F04789">
        <w:rPr>
          <w:rFonts w:ascii="Times New Roman" w:hAnsi="Times New Roman" w:cs="Times New Roman"/>
          <w:lang w:val="en-US"/>
        </w:rPr>
        <w:t>au khi download file iso EVE-NG</w:t>
      </w:r>
      <w:bookmarkEnd w:id="47"/>
    </w:p>
    <w:p w14:paraId="08FE0241" w14:textId="0C78CAA5" w:rsidR="00A6120A" w:rsidRPr="00F04789" w:rsidRDefault="00A6120A">
      <w:pPr>
        <w:pStyle w:val="ListParagraph"/>
        <w:numPr>
          <w:ilvl w:val="0"/>
          <w:numId w:val="10"/>
        </w:numPr>
        <w:spacing w:line="360" w:lineRule="auto"/>
      </w:pPr>
      <w:r w:rsidRPr="00F04789">
        <w:t>Bước 2: Cài đặt EVE-NG trên VMWare</w:t>
      </w:r>
    </w:p>
    <w:p w14:paraId="77FE701F" w14:textId="77777777" w:rsidR="00A6120A" w:rsidRPr="00F04789" w:rsidRDefault="00A6120A" w:rsidP="00A6120A">
      <w:pPr>
        <w:jc w:val="center"/>
        <w:rPr>
          <w:rFonts w:ascii="Times New Roman" w:hAnsi="Times New Roman" w:cs="Times New Roman"/>
          <w:lang w:val="en-US"/>
        </w:rPr>
      </w:pPr>
    </w:p>
    <w:p w14:paraId="1B5AC554" w14:textId="77777777" w:rsidR="00A22BB9" w:rsidRPr="00F04789" w:rsidRDefault="00A6120A" w:rsidP="00A22BB9">
      <w:pPr>
        <w:keepNext/>
        <w:jc w:val="center"/>
        <w:rPr>
          <w:rFonts w:ascii="Times New Roman" w:hAnsi="Times New Roman" w:cs="Times New Roman"/>
        </w:rPr>
      </w:pPr>
      <w:r w:rsidRPr="00F04789">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084A763E" wp14:editId="7C8122C3">
                <wp:simplePos x="0" y="0"/>
                <wp:positionH relativeFrom="column">
                  <wp:posOffset>2839085</wp:posOffset>
                </wp:positionH>
                <wp:positionV relativeFrom="paragraph">
                  <wp:posOffset>436245</wp:posOffset>
                </wp:positionV>
                <wp:extent cx="640080" cy="541020"/>
                <wp:effectExtent l="0" t="0" r="26670" b="11430"/>
                <wp:wrapNone/>
                <wp:docPr id="1570927313" name="Rectangle 1"/>
                <wp:cNvGraphicFramePr/>
                <a:graphic xmlns:a="http://schemas.openxmlformats.org/drawingml/2006/main">
                  <a:graphicData uri="http://schemas.microsoft.com/office/word/2010/wordprocessingShape">
                    <wps:wsp>
                      <wps:cNvSpPr/>
                      <wps:spPr>
                        <a:xfrm>
                          <a:off x="0" y="0"/>
                          <a:ext cx="640080" cy="541020"/>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0C7BC8" id="Rectangle 1" o:spid="_x0000_s1026" style="position:absolute;margin-left:223.55pt;margin-top:34.35pt;width:50.4pt;height:42.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" filled="f" strokecolor="#c00000" strokeweight="1pt"/>
            </w:pict>
          </mc:Fallback>
        </mc:AlternateContent>
      </w:r>
      <w:r w:rsidRPr="00F04789">
        <w:rPr>
          <w:rFonts w:ascii="Times New Roman" w:hAnsi="Times New Roman" w:cs="Times New Roman"/>
          <w:noProof/>
          <w:lang w:val="en-US"/>
        </w:rPr>
        <w:drawing>
          <wp:inline distT="0" distB="0" distL="0" distR="0" wp14:anchorId="0680691D" wp14:editId="0220A3D1">
            <wp:extent cx="5579745" cy="2668905"/>
            <wp:effectExtent l="0" t="0" r="1905" b="0"/>
            <wp:docPr id="1930336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36699" name="Picture 1" descr="A screenshot of a computer&#10;&#10;Description automatically generated"/>
                    <pic:cNvPicPr/>
                  </pic:nvPicPr>
                  <pic:blipFill>
                    <a:blip r:embed="rId14"/>
                    <a:stretch>
                      <a:fillRect/>
                    </a:stretch>
                  </pic:blipFill>
                  <pic:spPr>
                    <a:xfrm>
                      <a:off x="0" y="0"/>
                      <a:ext cx="5579745" cy="2668905"/>
                    </a:xfrm>
                    <a:prstGeom prst="rect">
                      <a:avLst/>
                    </a:prstGeom>
                  </pic:spPr>
                </pic:pic>
              </a:graphicData>
            </a:graphic>
          </wp:inline>
        </w:drawing>
      </w:r>
    </w:p>
    <w:p w14:paraId="57892A46" w14:textId="50A1D862" w:rsidR="00A6120A" w:rsidRPr="00F04789" w:rsidRDefault="00A22BB9" w:rsidP="002F67A3">
      <w:pPr>
        <w:pStyle w:val="Quote"/>
        <w:rPr>
          <w:rFonts w:ascii="Times New Roman" w:hAnsi="Times New Roman" w:cs="Times New Roman"/>
          <w:lang w:val="en-US"/>
        </w:rPr>
      </w:pPr>
      <w:bookmarkStart w:id="48" w:name="_Toc171346443"/>
      <w:r w:rsidRPr="00F04789">
        <w:rPr>
          <w:rFonts w:ascii="Times New Roman" w:hAnsi="Times New Roman" w:cs="Times New Roman"/>
        </w:rPr>
        <w:t xml:space="preserve">Hình </w:t>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STYLEREF 1 \s </w:instrText>
      </w:r>
      <w:r w:rsidR="002F67A3" w:rsidRPr="00F04789">
        <w:rPr>
          <w:rFonts w:ascii="Times New Roman" w:hAnsi="Times New Roman" w:cs="Times New Roman"/>
        </w:rPr>
        <w:fldChar w:fldCharType="separate"/>
      </w:r>
      <w:r w:rsidR="00092DEF">
        <w:rPr>
          <w:rFonts w:ascii="Times New Roman" w:hAnsi="Times New Roman" w:cs="Times New Roman"/>
          <w:noProof/>
        </w:rPr>
        <w:t>3</w:t>
      </w:r>
      <w:r w:rsidR="002F67A3" w:rsidRPr="00F04789">
        <w:rPr>
          <w:rFonts w:ascii="Times New Roman" w:hAnsi="Times New Roman" w:cs="Times New Roman"/>
        </w:rPr>
        <w:fldChar w:fldCharType="end"/>
      </w:r>
      <w:r w:rsidR="002F67A3" w:rsidRPr="00F04789">
        <w:rPr>
          <w:rFonts w:ascii="Times New Roman" w:hAnsi="Times New Roman" w:cs="Times New Roman"/>
        </w:rPr>
        <w:noBreakHyphen/>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SEQ Hình \* ARABIC \s 1 </w:instrText>
      </w:r>
      <w:r w:rsidR="002F67A3" w:rsidRPr="00F04789">
        <w:rPr>
          <w:rFonts w:ascii="Times New Roman" w:hAnsi="Times New Roman" w:cs="Times New Roman"/>
        </w:rPr>
        <w:fldChar w:fldCharType="separate"/>
      </w:r>
      <w:r w:rsidR="00092DEF">
        <w:rPr>
          <w:rFonts w:ascii="Times New Roman" w:hAnsi="Times New Roman" w:cs="Times New Roman"/>
          <w:noProof/>
        </w:rPr>
        <w:t>2</w:t>
      </w:r>
      <w:r w:rsidR="002F67A3" w:rsidRPr="00F04789">
        <w:rPr>
          <w:rFonts w:ascii="Times New Roman" w:hAnsi="Times New Roman" w:cs="Times New Roman"/>
        </w:rPr>
        <w:fldChar w:fldCharType="end"/>
      </w:r>
      <w:r w:rsidRPr="00F04789">
        <w:rPr>
          <w:rFonts w:ascii="Times New Roman" w:hAnsi="Times New Roman" w:cs="Times New Roman"/>
          <w:noProof/>
          <w:lang w:val="en-US"/>
        </w:rPr>
        <w:t>: Giao diện của VMWare Workstation Pro</w:t>
      </w:r>
      <w:bookmarkEnd w:id="48"/>
    </w:p>
    <w:p w14:paraId="44524F43" w14:textId="77777777" w:rsidR="00A22BB9" w:rsidRPr="00F04789" w:rsidRDefault="00E041B3" w:rsidP="00A22BB9">
      <w:pPr>
        <w:keepNext/>
        <w:jc w:val="center"/>
        <w:rPr>
          <w:rFonts w:ascii="Times New Roman" w:hAnsi="Times New Roman" w:cs="Times New Roman"/>
        </w:rPr>
      </w:pPr>
      <w:r w:rsidRPr="00F04789">
        <w:rPr>
          <w:rFonts w:ascii="Times New Roman" w:hAnsi="Times New Roman" w:cs="Times New Roman"/>
          <w:noProof/>
          <w:lang w:val="en-US"/>
        </w:rPr>
        <w:lastRenderedPageBreak/>
        <mc:AlternateContent>
          <mc:Choice Requires="wps">
            <w:drawing>
              <wp:anchor distT="0" distB="0" distL="114300" distR="114300" simplePos="0" relativeHeight="251660288" behindDoc="0" locked="0" layoutInCell="1" allowOverlap="1" wp14:anchorId="3213E736" wp14:editId="2EB99F0F">
                <wp:simplePos x="0" y="0"/>
                <wp:positionH relativeFrom="column">
                  <wp:posOffset>1231265</wp:posOffset>
                </wp:positionH>
                <wp:positionV relativeFrom="paragraph">
                  <wp:posOffset>1037590</wp:posOffset>
                </wp:positionV>
                <wp:extent cx="4328160" cy="259080"/>
                <wp:effectExtent l="0" t="0" r="15240" b="26670"/>
                <wp:wrapNone/>
                <wp:docPr id="551206396" name="Rectangle 2"/>
                <wp:cNvGraphicFramePr/>
                <a:graphic xmlns:a="http://schemas.openxmlformats.org/drawingml/2006/main">
                  <a:graphicData uri="http://schemas.microsoft.com/office/word/2010/wordprocessingShape">
                    <wps:wsp>
                      <wps:cNvSpPr/>
                      <wps:spPr>
                        <a:xfrm>
                          <a:off x="0" y="0"/>
                          <a:ext cx="4328160" cy="259080"/>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222964" id="Rectangle 2" o:spid="_x0000_s1026" style="position:absolute;margin-left:96.95pt;margin-top:81.7pt;width:340.8pt;height:20.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" filled="f" strokecolor="#c00000" strokeweight="1pt"/>
            </w:pict>
          </mc:Fallback>
        </mc:AlternateContent>
      </w:r>
      <w:r w:rsidRPr="00F04789">
        <w:rPr>
          <w:rFonts w:ascii="Times New Roman" w:hAnsi="Times New Roman" w:cs="Times New Roman"/>
          <w:noProof/>
          <w:lang w:val="en-US"/>
        </w:rPr>
        <w:drawing>
          <wp:inline distT="0" distB="0" distL="0" distR="0" wp14:anchorId="282E0EF4" wp14:editId="2D07076C">
            <wp:extent cx="5579745" cy="3514090"/>
            <wp:effectExtent l="0" t="0" r="1905" b="0"/>
            <wp:docPr id="193510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05792" name=""/>
                    <pic:cNvPicPr/>
                  </pic:nvPicPr>
                  <pic:blipFill>
                    <a:blip r:embed="rId15"/>
                    <a:stretch>
                      <a:fillRect/>
                    </a:stretch>
                  </pic:blipFill>
                  <pic:spPr>
                    <a:xfrm>
                      <a:off x="0" y="0"/>
                      <a:ext cx="5579745" cy="3514090"/>
                    </a:xfrm>
                    <a:prstGeom prst="rect">
                      <a:avLst/>
                    </a:prstGeom>
                  </pic:spPr>
                </pic:pic>
              </a:graphicData>
            </a:graphic>
          </wp:inline>
        </w:drawing>
      </w:r>
    </w:p>
    <w:p w14:paraId="19D61EAC" w14:textId="0927FC80" w:rsidR="00E041B3" w:rsidRPr="00F04789" w:rsidRDefault="00A22BB9" w:rsidP="002F67A3">
      <w:pPr>
        <w:pStyle w:val="Quote"/>
        <w:rPr>
          <w:rFonts w:ascii="Times New Roman" w:hAnsi="Times New Roman" w:cs="Times New Roman"/>
          <w:lang w:val="en-US"/>
        </w:rPr>
      </w:pPr>
      <w:bookmarkStart w:id="49" w:name="_Toc171346444"/>
      <w:r w:rsidRPr="00F04789">
        <w:rPr>
          <w:rFonts w:ascii="Times New Roman" w:hAnsi="Times New Roman" w:cs="Times New Roman"/>
        </w:rPr>
        <w:t xml:space="preserve">Hình </w:t>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STYLEREF 1 \s </w:instrText>
      </w:r>
      <w:r w:rsidR="002F67A3" w:rsidRPr="00F04789">
        <w:rPr>
          <w:rFonts w:ascii="Times New Roman" w:hAnsi="Times New Roman" w:cs="Times New Roman"/>
        </w:rPr>
        <w:fldChar w:fldCharType="separate"/>
      </w:r>
      <w:r w:rsidR="00092DEF">
        <w:rPr>
          <w:rFonts w:ascii="Times New Roman" w:hAnsi="Times New Roman" w:cs="Times New Roman"/>
          <w:noProof/>
        </w:rPr>
        <w:t>3</w:t>
      </w:r>
      <w:r w:rsidR="002F67A3" w:rsidRPr="00F04789">
        <w:rPr>
          <w:rFonts w:ascii="Times New Roman" w:hAnsi="Times New Roman" w:cs="Times New Roman"/>
        </w:rPr>
        <w:fldChar w:fldCharType="end"/>
      </w:r>
      <w:r w:rsidR="002F67A3" w:rsidRPr="00F04789">
        <w:rPr>
          <w:rFonts w:ascii="Times New Roman" w:hAnsi="Times New Roman" w:cs="Times New Roman"/>
        </w:rPr>
        <w:noBreakHyphen/>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SEQ Hình \* ARABIC \s 1 </w:instrText>
      </w:r>
      <w:r w:rsidR="002F67A3" w:rsidRPr="00F04789">
        <w:rPr>
          <w:rFonts w:ascii="Times New Roman" w:hAnsi="Times New Roman" w:cs="Times New Roman"/>
        </w:rPr>
        <w:fldChar w:fldCharType="separate"/>
      </w:r>
      <w:r w:rsidR="00092DEF">
        <w:rPr>
          <w:rFonts w:ascii="Times New Roman" w:hAnsi="Times New Roman" w:cs="Times New Roman"/>
          <w:noProof/>
        </w:rPr>
        <w:t>3</w:t>
      </w:r>
      <w:r w:rsidR="002F67A3" w:rsidRPr="00F04789">
        <w:rPr>
          <w:rFonts w:ascii="Times New Roman" w:hAnsi="Times New Roman" w:cs="Times New Roman"/>
        </w:rPr>
        <w:fldChar w:fldCharType="end"/>
      </w:r>
      <w:r w:rsidRPr="00F04789">
        <w:rPr>
          <w:rFonts w:ascii="Times New Roman" w:hAnsi="Times New Roman" w:cs="Times New Roman"/>
          <w:noProof/>
          <w:lang w:val="en-US"/>
        </w:rPr>
        <w:t xml:space="preserve">: </w:t>
      </w:r>
      <w:r w:rsidR="00B6160E" w:rsidRPr="00F04789">
        <w:rPr>
          <w:rFonts w:ascii="Times New Roman" w:hAnsi="Times New Roman" w:cs="Times New Roman"/>
          <w:noProof/>
          <w:lang w:val="en-US"/>
        </w:rPr>
        <w:t>F</w:t>
      </w:r>
      <w:r w:rsidRPr="00F04789">
        <w:rPr>
          <w:rFonts w:ascii="Times New Roman" w:hAnsi="Times New Roman" w:cs="Times New Roman"/>
          <w:noProof/>
          <w:lang w:val="en-US"/>
        </w:rPr>
        <w:t>ile EVE-CE.ovf</w:t>
      </w:r>
      <w:bookmarkEnd w:id="49"/>
    </w:p>
    <w:p w14:paraId="22569070" w14:textId="7212CEE9" w:rsidR="00A6120A" w:rsidRPr="00F04789" w:rsidRDefault="00A6120A" w:rsidP="00A6120A">
      <w:pPr>
        <w:rPr>
          <w:rFonts w:ascii="Times New Roman" w:hAnsi="Times New Roman" w:cs="Times New Roman"/>
          <w:lang w:val="en-US"/>
        </w:rPr>
      </w:pPr>
      <w:r w:rsidRPr="00F04789">
        <w:rPr>
          <w:rFonts w:ascii="Times New Roman" w:hAnsi="Times New Roman" w:cs="Times New Roman"/>
          <w:lang w:val="en-US"/>
        </w:rPr>
        <w:t>Tạo Virtual Machine mới bằng cách nhấn vào Open a Virtual Machine và chọn đến file EVE-CE</w:t>
      </w:r>
      <w:r w:rsidR="00E041B3" w:rsidRPr="00F04789">
        <w:rPr>
          <w:rFonts w:ascii="Times New Roman" w:hAnsi="Times New Roman" w:cs="Times New Roman"/>
          <w:lang w:val="en-US"/>
        </w:rPr>
        <w:t>.ovf. Sau đó nhập tên và đường dẫn lưu trữ của máy ảo.</w:t>
      </w:r>
    </w:p>
    <w:p w14:paraId="39B89E35" w14:textId="77777777" w:rsidR="00E041B3" w:rsidRPr="00F04789" w:rsidRDefault="00E041B3" w:rsidP="00A6120A">
      <w:pPr>
        <w:rPr>
          <w:rFonts w:ascii="Times New Roman" w:hAnsi="Times New Roman" w:cs="Times New Roman"/>
          <w:lang w:val="en-US"/>
        </w:rPr>
      </w:pPr>
    </w:p>
    <w:p w14:paraId="2D50904A" w14:textId="77777777" w:rsidR="00A22BB9" w:rsidRPr="00F04789" w:rsidRDefault="00E041B3" w:rsidP="00A22BB9">
      <w:pPr>
        <w:keepNext/>
        <w:jc w:val="center"/>
        <w:rPr>
          <w:rFonts w:ascii="Times New Roman" w:hAnsi="Times New Roman" w:cs="Times New Roman"/>
        </w:rPr>
      </w:pPr>
      <w:r w:rsidRPr="00F04789">
        <w:rPr>
          <w:rFonts w:ascii="Times New Roman" w:hAnsi="Times New Roman" w:cs="Times New Roman"/>
          <w:noProof/>
          <w:lang w:val="en-US"/>
        </w:rPr>
        <w:lastRenderedPageBreak/>
        <w:drawing>
          <wp:inline distT="0" distB="0" distL="0" distR="0" wp14:anchorId="323219A5" wp14:editId="71A474D0">
            <wp:extent cx="5579745" cy="3696970"/>
            <wp:effectExtent l="0" t="0" r="1905" b="0"/>
            <wp:docPr id="149077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78771" name=""/>
                    <pic:cNvPicPr/>
                  </pic:nvPicPr>
                  <pic:blipFill>
                    <a:blip r:embed="rId16"/>
                    <a:stretch>
                      <a:fillRect/>
                    </a:stretch>
                  </pic:blipFill>
                  <pic:spPr>
                    <a:xfrm>
                      <a:off x="0" y="0"/>
                      <a:ext cx="5579745" cy="3696970"/>
                    </a:xfrm>
                    <a:prstGeom prst="rect">
                      <a:avLst/>
                    </a:prstGeom>
                  </pic:spPr>
                </pic:pic>
              </a:graphicData>
            </a:graphic>
          </wp:inline>
        </w:drawing>
      </w:r>
    </w:p>
    <w:p w14:paraId="08295998" w14:textId="475BA4DE" w:rsidR="00E041B3" w:rsidRPr="00F04789" w:rsidRDefault="00A22BB9" w:rsidP="002F67A3">
      <w:pPr>
        <w:pStyle w:val="Quote"/>
        <w:rPr>
          <w:rFonts w:ascii="Times New Roman" w:hAnsi="Times New Roman" w:cs="Times New Roman"/>
          <w:lang w:val="en-US"/>
        </w:rPr>
      </w:pPr>
      <w:bookmarkStart w:id="50" w:name="_Toc171346445"/>
      <w:r w:rsidRPr="00F04789">
        <w:rPr>
          <w:rFonts w:ascii="Times New Roman" w:hAnsi="Times New Roman" w:cs="Times New Roman"/>
        </w:rPr>
        <w:t xml:space="preserve">Hình </w:t>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STYLEREF 1 \s </w:instrText>
      </w:r>
      <w:r w:rsidR="002F67A3" w:rsidRPr="00F04789">
        <w:rPr>
          <w:rFonts w:ascii="Times New Roman" w:hAnsi="Times New Roman" w:cs="Times New Roman"/>
        </w:rPr>
        <w:fldChar w:fldCharType="separate"/>
      </w:r>
      <w:r w:rsidR="00092DEF">
        <w:rPr>
          <w:rFonts w:ascii="Times New Roman" w:hAnsi="Times New Roman" w:cs="Times New Roman"/>
          <w:noProof/>
        </w:rPr>
        <w:t>3</w:t>
      </w:r>
      <w:r w:rsidR="002F67A3" w:rsidRPr="00F04789">
        <w:rPr>
          <w:rFonts w:ascii="Times New Roman" w:hAnsi="Times New Roman" w:cs="Times New Roman"/>
        </w:rPr>
        <w:fldChar w:fldCharType="end"/>
      </w:r>
      <w:r w:rsidR="002F67A3" w:rsidRPr="00F04789">
        <w:rPr>
          <w:rFonts w:ascii="Times New Roman" w:hAnsi="Times New Roman" w:cs="Times New Roman"/>
        </w:rPr>
        <w:noBreakHyphen/>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SEQ Hình \* ARABIC \s 1 </w:instrText>
      </w:r>
      <w:r w:rsidR="002F67A3" w:rsidRPr="00F04789">
        <w:rPr>
          <w:rFonts w:ascii="Times New Roman" w:hAnsi="Times New Roman" w:cs="Times New Roman"/>
        </w:rPr>
        <w:fldChar w:fldCharType="separate"/>
      </w:r>
      <w:r w:rsidR="00092DEF">
        <w:rPr>
          <w:rFonts w:ascii="Times New Roman" w:hAnsi="Times New Roman" w:cs="Times New Roman"/>
          <w:noProof/>
        </w:rPr>
        <w:t>4</w:t>
      </w:r>
      <w:r w:rsidR="002F67A3" w:rsidRPr="00F04789">
        <w:rPr>
          <w:rFonts w:ascii="Times New Roman" w:hAnsi="Times New Roman" w:cs="Times New Roman"/>
        </w:rPr>
        <w:fldChar w:fldCharType="end"/>
      </w:r>
      <w:r w:rsidRPr="00F04789">
        <w:rPr>
          <w:rFonts w:ascii="Times New Roman" w:hAnsi="Times New Roman" w:cs="Times New Roman"/>
          <w:lang w:val="en-US"/>
        </w:rPr>
        <w:t>: Mục Settings của máy ảo</w:t>
      </w:r>
      <w:bookmarkEnd w:id="50"/>
    </w:p>
    <w:p w14:paraId="7C99BAA2" w14:textId="0BC1C363" w:rsidR="00E041B3" w:rsidRPr="00F04789" w:rsidRDefault="00E041B3" w:rsidP="00E041B3">
      <w:pPr>
        <w:rPr>
          <w:rFonts w:ascii="Times New Roman" w:hAnsi="Times New Roman" w:cs="Times New Roman"/>
          <w:lang w:val="en-US"/>
        </w:rPr>
      </w:pPr>
      <w:r w:rsidRPr="00F04789">
        <w:rPr>
          <w:rFonts w:ascii="Times New Roman" w:hAnsi="Times New Roman" w:cs="Times New Roman"/>
          <w:lang w:val="en-US"/>
        </w:rPr>
        <w:t>Cấu hình đề nghị cho EVE-NG theo kinh nghiệm: Memory 12GB, Processors (CPU) 4, Hard Disk trên 40GB</w:t>
      </w:r>
      <w:r w:rsidR="00961362" w:rsidRPr="00F04789">
        <w:rPr>
          <w:rFonts w:ascii="Times New Roman" w:hAnsi="Times New Roman" w:cs="Times New Roman"/>
          <w:lang w:val="en-US"/>
        </w:rPr>
        <w:t>, Network Adapter là NAT và tick vào ô Virtualize Inter VT -x/EPT or AMD-V/RVI.</w:t>
      </w:r>
    </w:p>
    <w:p w14:paraId="435892A3" w14:textId="77777777" w:rsidR="00E041B3" w:rsidRPr="00F04789" w:rsidRDefault="00E041B3" w:rsidP="00E041B3">
      <w:pPr>
        <w:jc w:val="center"/>
        <w:rPr>
          <w:rFonts w:ascii="Times New Roman" w:hAnsi="Times New Roman" w:cs="Times New Roman"/>
          <w:lang w:val="en-US"/>
        </w:rPr>
      </w:pPr>
    </w:p>
    <w:p w14:paraId="5A5A2D8C" w14:textId="77777777" w:rsidR="00A22BB9" w:rsidRPr="00F04789" w:rsidRDefault="00B15700" w:rsidP="00A22BB9">
      <w:pPr>
        <w:keepNext/>
        <w:jc w:val="center"/>
        <w:rPr>
          <w:rFonts w:ascii="Times New Roman" w:hAnsi="Times New Roman" w:cs="Times New Roman"/>
        </w:rPr>
      </w:pPr>
      <w:r w:rsidRPr="00F04789">
        <w:rPr>
          <w:rFonts w:ascii="Times New Roman" w:hAnsi="Times New Roman" w:cs="Times New Roman"/>
          <w:noProof/>
          <w:lang w:val="en-US"/>
        </w:rPr>
        <mc:AlternateContent>
          <mc:Choice Requires="wps">
            <w:drawing>
              <wp:anchor distT="0" distB="0" distL="114300" distR="114300" simplePos="0" relativeHeight="251661312" behindDoc="0" locked="0" layoutInCell="1" allowOverlap="1" wp14:anchorId="6DBF0D0A" wp14:editId="5610AB08">
                <wp:simplePos x="0" y="0"/>
                <wp:positionH relativeFrom="column">
                  <wp:posOffset>1384754</wp:posOffset>
                </wp:positionH>
                <wp:positionV relativeFrom="paragraph">
                  <wp:posOffset>616131</wp:posOffset>
                </wp:positionV>
                <wp:extent cx="1170214" cy="185058"/>
                <wp:effectExtent l="0" t="0" r="11430" b="24765"/>
                <wp:wrapNone/>
                <wp:docPr id="699665273" name="Rectangle 3"/>
                <wp:cNvGraphicFramePr/>
                <a:graphic xmlns:a="http://schemas.openxmlformats.org/drawingml/2006/main">
                  <a:graphicData uri="http://schemas.microsoft.com/office/word/2010/wordprocessingShape">
                    <wps:wsp>
                      <wps:cNvSpPr/>
                      <wps:spPr>
                        <a:xfrm>
                          <a:off x="0" y="0"/>
                          <a:ext cx="1170214" cy="185058"/>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2A3B22" id="Rectangle 3" o:spid="_x0000_s1026" style="position:absolute;margin-left:109.05pt;margin-top:48.5pt;width:92.15pt;height:14.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" filled="f" strokecolor="#c00000" strokeweight="1pt"/>
            </w:pict>
          </mc:Fallback>
        </mc:AlternateContent>
      </w:r>
      <w:r w:rsidR="00E041B3" w:rsidRPr="00F04789">
        <w:rPr>
          <w:rFonts w:ascii="Times New Roman" w:hAnsi="Times New Roman" w:cs="Times New Roman"/>
          <w:noProof/>
          <w:lang w:val="en-US"/>
        </w:rPr>
        <w:drawing>
          <wp:inline distT="0" distB="0" distL="0" distR="0" wp14:anchorId="73DECC93" wp14:editId="42E17C7F">
            <wp:extent cx="5579745" cy="1363980"/>
            <wp:effectExtent l="0" t="0" r="1905" b="7620"/>
            <wp:docPr id="182272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24890" name=""/>
                    <pic:cNvPicPr/>
                  </pic:nvPicPr>
                  <pic:blipFill>
                    <a:blip r:embed="rId17"/>
                    <a:stretch>
                      <a:fillRect/>
                    </a:stretch>
                  </pic:blipFill>
                  <pic:spPr>
                    <a:xfrm>
                      <a:off x="0" y="0"/>
                      <a:ext cx="5579745" cy="1363980"/>
                    </a:xfrm>
                    <a:prstGeom prst="rect">
                      <a:avLst/>
                    </a:prstGeom>
                  </pic:spPr>
                </pic:pic>
              </a:graphicData>
            </a:graphic>
          </wp:inline>
        </w:drawing>
      </w:r>
    </w:p>
    <w:p w14:paraId="3005B3F4" w14:textId="34A49566" w:rsidR="00E041B3" w:rsidRPr="00F04789" w:rsidRDefault="00A22BB9" w:rsidP="002F67A3">
      <w:pPr>
        <w:pStyle w:val="Quote"/>
        <w:rPr>
          <w:rFonts w:ascii="Times New Roman" w:hAnsi="Times New Roman" w:cs="Times New Roman"/>
          <w:lang w:val="en-US"/>
        </w:rPr>
      </w:pPr>
      <w:bookmarkStart w:id="51" w:name="_Toc171346446"/>
      <w:r w:rsidRPr="00F04789">
        <w:rPr>
          <w:rFonts w:ascii="Times New Roman" w:hAnsi="Times New Roman" w:cs="Times New Roman"/>
        </w:rPr>
        <w:t xml:space="preserve">Hình </w:t>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STYLEREF 1 \s </w:instrText>
      </w:r>
      <w:r w:rsidR="002F67A3" w:rsidRPr="00F04789">
        <w:rPr>
          <w:rFonts w:ascii="Times New Roman" w:hAnsi="Times New Roman" w:cs="Times New Roman"/>
        </w:rPr>
        <w:fldChar w:fldCharType="separate"/>
      </w:r>
      <w:r w:rsidR="00092DEF">
        <w:rPr>
          <w:rFonts w:ascii="Times New Roman" w:hAnsi="Times New Roman" w:cs="Times New Roman"/>
          <w:noProof/>
        </w:rPr>
        <w:t>3</w:t>
      </w:r>
      <w:r w:rsidR="002F67A3" w:rsidRPr="00F04789">
        <w:rPr>
          <w:rFonts w:ascii="Times New Roman" w:hAnsi="Times New Roman" w:cs="Times New Roman"/>
        </w:rPr>
        <w:fldChar w:fldCharType="end"/>
      </w:r>
      <w:r w:rsidR="002F67A3" w:rsidRPr="00F04789">
        <w:rPr>
          <w:rFonts w:ascii="Times New Roman" w:hAnsi="Times New Roman" w:cs="Times New Roman"/>
        </w:rPr>
        <w:noBreakHyphen/>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SEQ Hình \* ARABIC \s 1 </w:instrText>
      </w:r>
      <w:r w:rsidR="002F67A3" w:rsidRPr="00F04789">
        <w:rPr>
          <w:rFonts w:ascii="Times New Roman" w:hAnsi="Times New Roman" w:cs="Times New Roman"/>
        </w:rPr>
        <w:fldChar w:fldCharType="separate"/>
      </w:r>
      <w:r w:rsidR="00092DEF">
        <w:rPr>
          <w:rFonts w:ascii="Times New Roman" w:hAnsi="Times New Roman" w:cs="Times New Roman"/>
          <w:noProof/>
        </w:rPr>
        <w:t>5</w:t>
      </w:r>
      <w:r w:rsidR="002F67A3" w:rsidRPr="00F04789">
        <w:rPr>
          <w:rFonts w:ascii="Times New Roman" w:hAnsi="Times New Roman" w:cs="Times New Roman"/>
        </w:rPr>
        <w:fldChar w:fldCharType="end"/>
      </w:r>
      <w:r w:rsidRPr="00F04789">
        <w:rPr>
          <w:rFonts w:ascii="Times New Roman" w:hAnsi="Times New Roman" w:cs="Times New Roman"/>
          <w:lang w:val="en-US"/>
        </w:rPr>
        <w:t>: EVE-NG sau khi cài đặt</w:t>
      </w:r>
      <w:bookmarkEnd w:id="51"/>
    </w:p>
    <w:p w14:paraId="42E1C373" w14:textId="24C1ED21" w:rsidR="00E041B3" w:rsidRPr="00F04789" w:rsidRDefault="00B15700" w:rsidP="00E041B3">
      <w:pPr>
        <w:rPr>
          <w:rFonts w:ascii="Times New Roman" w:hAnsi="Times New Roman" w:cs="Times New Roman"/>
          <w:lang w:val="en-US"/>
        </w:rPr>
      </w:pPr>
      <w:r w:rsidRPr="00F04789">
        <w:rPr>
          <w:rFonts w:ascii="Times New Roman" w:hAnsi="Times New Roman" w:cs="Times New Roman"/>
          <w:lang w:val="en-US"/>
        </w:rPr>
        <w:t>T</w:t>
      </w:r>
      <w:r w:rsidR="00E041B3" w:rsidRPr="00F04789">
        <w:rPr>
          <w:rFonts w:ascii="Times New Roman" w:hAnsi="Times New Roman" w:cs="Times New Roman"/>
          <w:lang w:val="en-US"/>
        </w:rPr>
        <w:t>ruy cập</w:t>
      </w:r>
      <w:r w:rsidRPr="00F04789">
        <w:rPr>
          <w:rFonts w:ascii="Times New Roman" w:hAnsi="Times New Roman" w:cs="Times New Roman"/>
          <w:lang w:val="en-US"/>
        </w:rPr>
        <w:t xml:space="preserve"> </w:t>
      </w:r>
      <w:r w:rsidR="00E041B3" w:rsidRPr="00F04789">
        <w:rPr>
          <w:rFonts w:ascii="Times New Roman" w:hAnsi="Times New Roman" w:cs="Times New Roman"/>
          <w:lang w:val="en-US"/>
        </w:rPr>
        <w:t>vào Web UI của EVE-NG bằng cách truy cập đến URL</w:t>
      </w:r>
      <w:r w:rsidRPr="00F04789">
        <w:rPr>
          <w:rFonts w:ascii="Times New Roman" w:hAnsi="Times New Roman" w:cs="Times New Roman"/>
          <w:lang w:val="en-US"/>
        </w:rPr>
        <w:t xml:space="preserve"> được hiển thị trên màn hình là </w:t>
      </w:r>
      <w:hyperlink r:id="rId18" w:history="1">
        <w:r w:rsidRPr="00F04789">
          <w:rPr>
            <w:rStyle w:val="Hyperlink"/>
            <w:rFonts w:ascii="Times New Roman" w:hAnsi="Times New Roman" w:cs="Times New Roman"/>
            <w:lang w:val="en-US"/>
          </w:rPr>
          <w:t>http://192.168.1.176/</w:t>
        </w:r>
      </w:hyperlink>
    </w:p>
    <w:p w14:paraId="4FB5E9A1" w14:textId="77777777" w:rsidR="00B15700" w:rsidRPr="00F04789" w:rsidRDefault="00B15700" w:rsidP="00E041B3">
      <w:pPr>
        <w:rPr>
          <w:rFonts w:ascii="Times New Roman" w:hAnsi="Times New Roman" w:cs="Times New Roman"/>
          <w:lang w:val="en-US"/>
        </w:rPr>
      </w:pPr>
    </w:p>
    <w:p w14:paraId="5698BE5C" w14:textId="77777777" w:rsidR="00A22BB9" w:rsidRPr="00F04789" w:rsidRDefault="00B15700" w:rsidP="00A22BB9">
      <w:pPr>
        <w:keepNext/>
        <w:jc w:val="center"/>
        <w:rPr>
          <w:rFonts w:ascii="Times New Roman" w:hAnsi="Times New Roman" w:cs="Times New Roman"/>
        </w:rPr>
      </w:pPr>
      <w:r w:rsidRPr="00F04789">
        <w:rPr>
          <w:rFonts w:ascii="Times New Roman" w:hAnsi="Times New Roman" w:cs="Times New Roman"/>
          <w:noProof/>
          <w:lang w:val="en-US"/>
        </w:rPr>
        <w:drawing>
          <wp:inline distT="0" distB="0" distL="0" distR="0" wp14:anchorId="48A86375" wp14:editId="032F9730">
            <wp:extent cx="5579745" cy="2820670"/>
            <wp:effectExtent l="0" t="0" r="1905" b="0"/>
            <wp:docPr id="34266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66105" name=""/>
                    <pic:cNvPicPr/>
                  </pic:nvPicPr>
                  <pic:blipFill>
                    <a:blip r:embed="rId19"/>
                    <a:stretch>
                      <a:fillRect/>
                    </a:stretch>
                  </pic:blipFill>
                  <pic:spPr>
                    <a:xfrm>
                      <a:off x="0" y="0"/>
                      <a:ext cx="5579745" cy="2820670"/>
                    </a:xfrm>
                    <a:prstGeom prst="rect">
                      <a:avLst/>
                    </a:prstGeom>
                  </pic:spPr>
                </pic:pic>
              </a:graphicData>
            </a:graphic>
          </wp:inline>
        </w:drawing>
      </w:r>
    </w:p>
    <w:p w14:paraId="64E56E27" w14:textId="503C22C1" w:rsidR="00B15700" w:rsidRPr="00F04789" w:rsidRDefault="00A22BB9" w:rsidP="002F67A3">
      <w:pPr>
        <w:pStyle w:val="Quote"/>
        <w:rPr>
          <w:rFonts w:ascii="Times New Roman" w:hAnsi="Times New Roman" w:cs="Times New Roman"/>
          <w:lang w:val="en-US"/>
        </w:rPr>
      </w:pPr>
      <w:bookmarkStart w:id="52" w:name="_Toc171346447"/>
      <w:r w:rsidRPr="00F04789">
        <w:rPr>
          <w:rFonts w:ascii="Times New Roman" w:hAnsi="Times New Roman" w:cs="Times New Roman"/>
        </w:rPr>
        <w:t xml:space="preserve">Hình </w:t>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STYLEREF 1 \s </w:instrText>
      </w:r>
      <w:r w:rsidR="002F67A3" w:rsidRPr="00F04789">
        <w:rPr>
          <w:rFonts w:ascii="Times New Roman" w:hAnsi="Times New Roman" w:cs="Times New Roman"/>
        </w:rPr>
        <w:fldChar w:fldCharType="separate"/>
      </w:r>
      <w:r w:rsidR="00092DEF">
        <w:rPr>
          <w:rFonts w:ascii="Times New Roman" w:hAnsi="Times New Roman" w:cs="Times New Roman"/>
          <w:noProof/>
        </w:rPr>
        <w:t>3</w:t>
      </w:r>
      <w:r w:rsidR="002F67A3" w:rsidRPr="00F04789">
        <w:rPr>
          <w:rFonts w:ascii="Times New Roman" w:hAnsi="Times New Roman" w:cs="Times New Roman"/>
        </w:rPr>
        <w:fldChar w:fldCharType="end"/>
      </w:r>
      <w:r w:rsidR="002F67A3" w:rsidRPr="00F04789">
        <w:rPr>
          <w:rFonts w:ascii="Times New Roman" w:hAnsi="Times New Roman" w:cs="Times New Roman"/>
        </w:rPr>
        <w:noBreakHyphen/>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SEQ Hình \* ARABIC \s 1 </w:instrText>
      </w:r>
      <w:r w:rsidR="002F67A3" w:rsidRPr="00F04789">
        <w:rPr>
          <w:rFonts w:ascii="Times New Roman" w:hAnsi="Times New Roman" w:cs="Times New Roman"/>
        </w:rPr>
        <w:fldChar w:fldCharType="separate"/>
      </w:r>
      <w:r w:rsidR="00092DEF">
        <w:rPr>
          <w:rFonts w:ascii="Times New Roman" w:hAnsi="Times New Roman" w:cs="Times New Roman"/>
          <w:noProof/>
        </w:rPr>
        <w:t>6</w:t>
      </w:r>
      <w:r w:rsidR="002F67A3" w:rsidRPr="00F04789">
        <w:rPr>
          <w:rFonts w:ascii="Times New Roman" w:hAnsi="Times New Roman" w:cs="Times New Roman"/>
        </w:rPr>
        <w:fldChar w:fldCharType="end"/>
      </w:r>
      <w:r w:rsidRPr="00F04789">
        <w:rPr>
          <w:rFonts w:ascii="Times New Roman" w:hAnsi="Times New Roman" w:cs="Times New Roman"/>
          <w:lang w:val="en-US"/>
        </w:rPr>
        <w:t>: Màn hình đăng nhập của EVE-NG</w:t>
      </w:r>
      <w:bookmarkEnd w:id="52"/>
    </w:p>
    <w:p w14:paraId="0814DA73" w14:textId="2A53BFB1" w:rsidR="00B15700" w:rsidRPr="00F04789" w:rsidRDefault="00B15700" w:rsidP="00B15700">
      <w:pPr>
        <w:rPr>
          <w:rFonts w:ascii="Times New Roman" w:hAnsi="Times New Roman" w:cs="Times New Roman"/>
          <w:b/>
          <w:bCs/>
          <w:lang w:val="en-US"/>
        </w:rPr>
      </w:pPr>
      <w:r w:rsidRPr="00F04789">
        <w:rPr>
          <w:rFonts w:ascii="Times New Roman" w:hAnsi="Times New Roman" w:cs="Times New Roman"/>
          <w:lang w:val="en-US"/>
        </w:rPr>
        <w:t xml:space="preserve">Đăng nhập với username là </w:t>
      </w:r>
      <w:r w:rsidRPr="00F04789">
        <w:rPr>
          <w:rFonts w:ascii="Times New Roman" w:hAnsi="Times New Roman" w:cs="Times New Roman"/>
          <w:b/>
          <w:bCs/>
          <w:lang w:val="en-US"/>
        </w:rPr>
        <w:t>admin</w:t>
      </w:r>
      <w:r w:rsidRPr="00F04789">
        <w:rPr>
          <w:rFonts w:ascii="Times New Roman" w:hAnsi="Times New Roman" w:cs="Times New Roman"/>
          <w:lang w:val="en-US"/>
        </w:rPr>
        <w:t xml:space="preserve"> và password là </w:t>
      </w:r>
      <w:r w:rsidRPr="00F04789">
        <w:rPr>
          <w:rFonts w:ascii="Times New Roman" w:hAnsi="Times New Roman" w:cs="Times New Roman"/>
          <w:b/>
          <w:bCs/>
          <w:lang w:val="en-US"/>
        </w:rPr>
        <w:t>eve</w:t>
      </w:r>
    </w:p>
    <w:p w14:paraId="6097F6EE" w14:textId="3C198176" w:rsidR="00B15700" w:rsidRPr="00F04789" w:rsidRDefault="00B15700">
      <w:pPr>
        <w:pStyle w:val="ListParagraph"/>
        <w:numPr>
          <w:ilvl w:val="0"/>
          <w:numId w:val="10"/>
        </w:numPr>
        <w:spacing w:line="360" w:lineRule="auto"/>
      </w:pPr>
      <w:r w:rsidRPr="00F04789">
        <w:t>Bước 3: Thêm các image mô phỏng vào EVE-NG</w:t>
      </w:r>
      <w:r w:rsidR="00CD1F86" w:rsidRPr="00F04789">
        <w:t>.</w:t>
      </w:r>
    </w:p>
    <w:p w14:paraId="018E8ED3" w14:textId="679DF161" w:rsidR="00093526" w:rsidRPr="00F04789" w:rsidRDefault="00B15700" w:rsidP="00093526">
      <w:pPr>
        <w:rPr>
          <w:rFonts w:ascii="Times New Roman" w:hAnsi="Times New Roman" w:cs="Times New Roman"/>
          <w:lang w:val="en-US"/>
        </w:rPr>
      </w:pPr>
      <w:r w:rsidRPr="00F04789">
        <w:rPr>
          <w:rFonts w:ascii="Times New Roman" w:hAnsi="Times New Roman" w:cs="Times New Roman"/>
          <w:lang w:val="en-US"/>
        </w:rPr>
        <w:t>Tải các image để mô phỏng chức năng của các Router, Linux Server, Switch Layer 2, và Switch Layer 3.</w:t>
      </w:r>
      <w:r w:rsidR="00CD1F86" w:rsidRPr="00F04789">
        <w:rPr>
          <w:rFonts w:ascii="Times New Roman" w:hAnsi="Times New Roman" w:cs="Times New Roman"/>
          <w:lang w:val="en-US"/>
        </w:rPr>
        <w:t xml:space="preserve"> </w:t>
      </w:r>
      <w:r w:rsidR="00093526" w:rsidRPr="00F04789">
        <w:rPr>
          <w:rFonts w:ascii="Times New Roman" w:hAnsi="Times New Roman" w:cs="Times New Roman"/>
          <w:lang w:val="en-US"/>
        </w:rPr>
        <w:t>Lưu ý: các image mô phỏng chủ yếu được tải miễn phí từ cộng đồng của EVE-NG chia sẻ lại nên có thể nguồn tải sẽ không chính thống từ EVE-NG nhưng vẫn đảm bảo được các tính năng cần thiết.</w:t>
      </w:r>
    </w:p>
    <w:p w14:paraId="70DD1CD5" w14:textId="3F725DF7" w:rsidR="00093526" w:rsidRPr="00F04789" w:rsidRDefault="00093526" w:rsidP="00093526">
      <w:pPr>
        <w:rPr>
          <w:rStyle w:val="Hyperlink"/>
          <w:rFonts w:ascii="Times New Roman" w:hAnsi="Times New Roman" w:cs="Times New Roman"/>
          <w:lang w:val="en-US"/>
        </w:rPr>
      </w:pPr>
      <w:r w:rsidRPr="00F04789">
        <w:rPr>
          <w:rFonts w:ascii="Times New Roman" w:hAnsi="Times New Roman" w:cs="Times New Roman"/>
          <w:lang w:val="en-US"/>
        </w:rPr>
        <w:t xml:space="preserve">Link download cho các image tại đây </w:t>
      </w:r>
      <w:hyperlink r:id="rId20" w:history="1">
        <w:r w:rsidR="007A7953" w:rsidRPr="00F04789">
          <w:rPr>
            <w:rStyle w:val="Hyperlink"/>
            <w:rFonts w:ascii="Times New Roman" w:hAnsi="Times New Roman" w:cs="Times New Roman"/>
            <w:lang w:val="en-US"/>
          </w:rPr>
          <w:t>Image</w:t>
        </w:r>
      </w:hyperlink>
    </w:p>
    <w:p w14:paraId="7AD387AA" w14:textId="77777777" w:rsidR="00A22BB9" w:rsidRPr="00F04789" w:rsidRDefault="00D52CAD" w:rsidP="00A22BB9">
      <w:pPr>
        <w:keepNext/>
        <w:jc w:val="center"/>
        <w:rPr>
          <w:rFonts w:ascii="Times New Roman" w:hAnsi="Times New Roman" w:cs="Times New Roman"/>
        </w:rPr>
      </w:pPr>
      <w:r w:rsidRPr="00F04789">
        <w:rPr>
          <w:rFonts w:ascii="Times New Roman" w:hAnsi="Times New Roman" w:cs="Times New Roman"/>
          <w:noProof/>
          <w:lang w:val="en-US"/>
        </w:rPr>
        <w:lastRenderedPageBreak/>
        <w:drawing>
          <wp:inline distT="0" distB="0" distL="0" distR="0" wp14:anchorId="5EE6ED81" wp14:editId="43B0C6FB">
            <wp:extent cx="5579745" cy="3747135"/>
            <wp:effectExtent l="0" t="0" r="1905" b="5715"/>
            <wp:docPr id="1022547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47341" name=""/>
                    <pic:cNvPicPr/>
                  </pic:nvPicPr>
                  <pic:blipFill>
                    <a:blip r:embed="rId21"/>
                    <a:stretch>
                      <a:fillRect/>
                    </a:stretch>
                  </pic:blipFill>
                  <pic:spPr>
                    <a:xfrm>
                      <a:off x="0" y="0"/>
                      <a:ext cx="5579745" cy="3747135"/>
                    </a:xfrm>
                    <a:prstGeom prst="rect">
                      <a:avLst/>
                    </a:prstGeom>
                  </pic:spPr>
                </pic:pic>
              </a:graphicData>
            </a:graphic>
          </wp:inline>
        </w:drawing>
      </w:r>
    </w:p>
    <w:p w14:paraId="27A61905" w14:textId="082FEDA2" w:rsidR="00961362" w:rsidRPr="00F04789" w:rsidRDefault="00A22BB9" w:rsidP="00B6160E">
      <w:pPr>
        <w:pStyle w:val="Quote"/>
        <w:rPr>
          <w:rFonts w:ascii="Times New Roman" w:hAnsi="Times New Roman" w:cs="Times New Roman"/>
          <w:lang w:val="en-US"/>
        </w:rPr>
      </w:pPr>
      <w:bookmarkStart w:id="53" w:name="_Toc171346448"/>
      <w:r w:rsidRPr="00F04789">
        <w:rPr>
          <w:rFonts w:ascii="Times New Roman" w:hAnsi="Times New Roman" w:cs="Times New Roman"/>
        </w:rPr>
        <w:t xml:space="preserve">Hình </w:t>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STYLEREF 1 \s </w:instrText>
      </w:r>
      <w:r w:rsidR="002F67A3" w:rsidRPr="00F04789">
        <w:rPr>
          <w:rFonts w:ascii="Times New Roman" w:hAnsi="Times New Roman" w:cs="Times New Roman"/>
        </w:rPr>
        <w:fldChar w:fldCharType="separate"/>
      </w:r>
      <w:r w:rsidR="00092DEF">
        <w:rPr>
          <w:rFonts w:ascii="Times New Roman" w:hAnsi="Times New Roman" w:cs="Times New Roman"/>
          <w:noProof/>
        </w:rPr>
        <w:t>3</w:t>
      </w:r>
      <w:r w:rsidR="002F67A3" w:rsidRPr="00F04789">
        <w:rPr>
          <w:rFonts w:ascii="Times New Roman" w:hAnsi="Times New Roman" w:cs="Times New Roman"/>
        </w:rPr>
        <w:fldChar w:fldCharType="end"/>
      </w:r>
      <w:r w:rsidR="002F67A3" w:rsidRPr="00F04789">
        <w:rPr>
          <w:rFonts w:ascii="Times New Roman" w:hAnsi="Times New Roman" w:cs="Times New Roman"/>
        </w:rPr>
        <w:noBreakHyphen/>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SEQ Hình \* ARABIC \s 1 </w:instrText>
      </w:r>
      <w:r w:rsidR="002F67A3" w:rsidRPr="00F04789">
        <w:rPr>
          <w:rFonts w:ascii="Times New Roman" w:hAnsi="Times New Roman" w:cs="Times New Roman"/>
        </w:rPr>
        <w:fldChar w:fldCharType="separate"/>
      </w:r>
      <w:r w:rsidR="00092DEF">
        <w:rPr>
          <w:rFonts w:ascii="Times New Roman" w:hAnsi="Times New Roman" w:cs="Times New Roman"/>
          <w:noProof/>
        </w:rPr>
        <w:t>7</w:t>
      </w:r>
      <w:r w:rsidR="002F67A3" w:rsidRPr="00F04789">
        <w:rPr>
          <w:rFonts w:ascii="Times New Roman" w:hAnsi="Times New Roman" w:cs="Times New Roman"/>
        </w:rPr>
        <w:fldChar w:fldCharType="end"/>
      </w:r>
      <w:r w:rsidRPr="00F04789">
        <w:rPr>
          <w:rFonts w:ascii="Times New Roman" w:hAnsi="Times New Roman" w:cs="Times New Roman"/>
          <w:lang w:val="en-US"/>
        </w:rPr>
        <w:t>: Đăng nhập vào WinSCP</w:t>
      </w:r>
      <w:bookmarkEnd w:id="53"/>
    </w:p>
    <w:p w14:paraId="0A47B05A" w14:textId="091BEE44" w:rsidR="00694450" w:rsidRPr="00F04789" w:rsidRDefault="00D52CAD" w:rsidP="00D52CAD">
      <w:pPr>
        <w:rPr>
          <w:rFonts w:ascii="Times New Roman" w:hAnsi="Times New Roman" w:cs="Times New Roman"/>
          <w:lang w:val="en-US"/>
        </w:rPr>
      </w:pPr>
      <w:r w:rsidRPr="00F04789">
        <w:rPr>
          <w:rFonts w:ascii="Times New Roman" w:hAnsi="Times New Roman" w:cs="Times New Roman"/>
          <w:lang w:val="en-US"/>
        </w:rPr>
        <w:t>Đăng nhập vào WinSCP với Hostname là 192.168.1.176, Port là 22, Username root và Password là eve</w:t>
      </w:r>
    </w:p>
    <w:p w14:paraId="0A25BD67" w14:textId="29DFA833" w:rsidR="00694450" w:rsidRPr="00F04789" w:rsidRDefault="00694450" w:rsidP="00694450">
      <w:pPr>
        <w:rPr>
          <w:rFonts w:ascii="Times New Roman" w:hAnsi="Times New Roman" w:cs="Times New Roman"/>
          <w:lang w:val="en-US"/>
        </w:rPr>
      </w:pPr>
      <w:r w:rsidRPr="00F04789">
        <w:rPr>
          <w:rFonts w:ascii="Times New Roman" w:hAnsi="Times New Roman" w:cs="Times New Roman"/>
          <w:lang w:val="en-US"/>
        </w:rPr>
        <w:t xml:space="preserve">Tham khảo cách thêm các image từ tài liệu của EVE-NG ở đường dẫn </w:t>
      </w:r>
      <w:hyperlink r:id="rId22" w:history="1">
        <w:r w:rsidR="00502D78" w:rsidRPr="00F04789">
          <w:rPr>
            <w:rStyle w:val="Hyperlink"/>
            <w:rFonts w:ascii="Times New Roman" w:hAnsi="Times New Roman" w:cs="Times New Roman"/>
            <w:lang w:val="en-US"/>
          </w:rPr>
          <w:t>Add Image Router Switch</w:t>
        </w:r>
      </w:hyperlink>
      <w:r w:rsidR="00502D78" w:rsidRPr="00F04789">
        <w:rPr>
          <w:rFonts w:ascii="Times New Roman" w:hAnsi="Times New Roman" w:cs="Times New Roman"/>
          <w:lang w:val="en-US"/>
        </w:rPr>
        <w:t xml:space="preserve"> và </w:t>
      </w:r>
      <w:hyperlink r:id="rId23" w:history="1">
        <w:r w:rsidR="00502D78" w:rsidRPr="00F04789">
          <w:rPr>
            <w:rStyle w:val="Hyperlink"/>
            <w:rFonts w:ascii="Times New Roman" w:hAnsi="Times New Roman" w:cs="Times New Roman"/>
            <w:lang w:val="en-US"/>
          </w:rPr>
          <w:t>Add Linux Server</w:t>
        </w:r>
      </w:hyperlink>
      <w:r w:rsidRPr="00F04789">
        <w:rPr>
          <w:rFonts w:ascii="Times New Roman" w:hAnsi="Times New Roman" w:cs="Times New Roman"/>
          <w:lang w:val="en-US"/>
        </w:rPr>
        <w:t>. Sau khi thêm thành công sẽ được như hình</w:t>
      </w:r>
      <w:r w:rsidR="00B6160E" w:rsidRPr="00F04789">
        <w:rPr>
          <w:rFonts w:ascii="Times New Roman" w:hAnsi="Times New Roman" w:cs="Times New Roman"/>
          <w:lang w:val="en-US"/>
        </w:rPr>
        <w:t xml:space="preserve"> 3-8</w:t>
      </w:r>
    </w:p>
    <w:p w14:paraId="289C2AE1" w14:textId="77777777" w:rsidR="00694450" w:rsidRPr="00F04789" w:rsidRDefault="00694450" w:rsidP="00D52CAD">
      <w:pPr>
        <w:rPr>
          <w:rFonts w:ascii="Times New Roman" w:hAnsi="Times New Roman" w:cs="Times New Roman"/>
          <w:lang w:val="en-US"/>
        </w:rPr>
      </w:pPr>
    </w:p>
    <w:p w14:paraId="3B6581ED" w14:textId="77777777" w:rsidR="00A22BB9" w:rsidRPr="00F04789" w:rsidRDefault="00694450" w:rsidP="00A22BB9">
      <w:pPr>
        <w:keepNext/>
        <w:jc w:val="center"/>
        <w:rPr>
          <w:rFonts w:ascii="Times New Roman" w:hAnsi="Times New Roman" w:cs="Times New Roman"/>
        </w:rPr>
      </w:pPr>
      <w:r w:rsidRPr="00F04789">
        <w:rPr>
          <w:rFonts w:ascii="Times New Roman" w:hAnsi="Times New Roman" w:cs="Times New Roman"/>
          <w:noProof/>
          <w:lang w:val="en-US"/>
        </w:rPr>
        <w:lastRenderedPageBreak/>
        <mc:AlternateContent>
          <mc:Choice Requires="wps">
            <w:drawing>
              <wp:anchor distT="0" distB="0" distL="114300" distR="114300" simplePos="0" relativeHeight="251662336" behindDoc="0" locked="0" layoutInCell="1" allowOverlap="1" wp14:anchorId="0E4C025B" wp14:editId="6F12DCB0">
                <wp:simplePos x="0" y="0"/>
                <wp:positionH relativeFrom="column">
                  <wp:posOffset>2656205</wp:posOffset>
                </wp:positionH>
                <wp:positionV relativeFrom="paragraph">
                  <wp:posOffset>493395</wp:posOffset>
                </wp:positionV>
                <wp:extent cx="2750820" cy="1005840"/>
                <wp:effectExtent l="0" t="0" r="11430" b="22860"/>
                <wp:wrapNone/>
                <wp:docPr id="1683653510" name="Rectangle 4"/>
                <wp:cNvGraphicFramePr/>
                <a:graphic xmlns:a="http://schemas.openxmlformats.org/drawingml/2006/main">
                  <a:graphicData uri="http://schemas.microsoft.com/office/word/2010/wordprocessingShape">
                    <wps:wsp>
                      <wps:cNvSpPr/>
                      <wps:spPr>
                        <a:xfrm>
                          <a:off x="0" y="0"/>
                          <a:ext cx="2750820" cy="1005840"/>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4C5893" id="Rectangle 4" o:spid="_x0000_s1026" style="position:absolute;margin-left:209.15pt;margin-top:38.85pt;width:216.6pt;height:79.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" filled="f" strokecolor="#c00000" strokeweight="1pt"/>
            </w:pict>
          </mc:Fallback>
        </mc:AlternateContent>
      </w:r>
      <w:r w:rsidR="00D52CAD" w:rsidRPr="00F04789">
        <w:rPr>
          <w:rFonts w:ascii="Times New Roman" w:hAnsi="Times New Roman" w:cs="Times New Roman"/>
          <w:noProof/>
          <w:lang w:val="en-US"/>
        </w:rPr>
        <w:drawing>
          <wp:inline distT="0" distB="0" distL="0" distR="0" wp14:anchorId="46B9A4DF" wp14:editId="4298EF52">
            <wp:extent cx="5280660" cy="2908059"/>
            <wp:effectExtent l="0" t="0" r="0" b="6985"/>
            <wp:docPr id="53615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51618" name=""/>
                    <pic:cNvPicPr/>
                  </pic:nvPicPr>
                  <pic:blipFill>
                    <a:blip r:embed="rId24"/>
                    <a:stretch>
                      <a:fillRect/>
                    </a:stretch>
                  </pic:blipFill>
                  <pic:spPr>
                    <a:xfrm>
                      <a:off x="0" y="0"/>
                      <a:ext cx="5288709" cy="2912492"/>
                    </a:xfrm>
                    <a:prstGeom prst="rect">
                      <a:avLst/>
                    </a:prstGeom>
                  </pic:spPr>
                </pic:pic>
              </a:graphicData>
            </a:graphic>
          </wp:inline>
        </w:drawing>
      </w:r>
    </w:p>
    <w:p w14:paraId="323316B3" w14:textId="29F11707" w:rsidR="00D52CAD" w:rsidRPr="00F04789" w:rsidRDefault="00A22BB9" w:rsidP="00B6160E">
      <w:pPr>
        <w:pStyle w:val="Quote"/>
        <w:rPr>
          <w:rFonts w:ascii="Times New Roman" w:hAnsi="Times New Roman" w:cs="Times New Roman"/>
          <w:lang w:val="en-US"/>
        </w:rPr>
      </w:pPr>
      <w:bookmarkStart w:id="54" w:name="_Toc171346449"/>
      <w:r w:rsidRPr="00F04789">
        <w:rPr>
          <w:rFonts w:ascii="Times New Roman" w:hAnsi="Times New Roman" w:cs="Times New Roman"/>
        </w:rPr>
        <w:t xml:space="preserve">Hình </w:t>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STYLEREF 1 \s </w:instrText>
      </w:r>
      <w:r w:rsidR="002F67A3" w:rsidRPr="00F04789">
        <w:rPr>
          <w:rFonts w:ascii="Times New Roman" w:hAnsi="Times New Roman" w:cs="Times New Roman"/>
        </w:rPr>
        <w:fldChar w:fldCharType="separate"/>
      </w:r>
      <w:r w:rsidR="00092DEF">
        <w:rPr>
          <w:rFonts w:ascii="Times New Roman" w:hAnsi="Times New Roman" w:cs="Times New Roman"/>
          <w:noProof/>
        </w:rPr>
        <w:t>3</w:t>
      </w:r>
      <w:r w:rsidR="002F67A3" w:rsidRPr="00F04789">
        <w:rPr>
          <w:rFonts w:ascii="Times New Roman" w:hAnsi="Times New Roman" w:cs="Times New Roman"/>
        </w:rPr>
        <w:fldChar w:fldCharType="end"/>
      </w:r>
      <w:r w:rsidR="002F67A3" w:rsidRPr="00F04789">
        <w:rPr>
          <w:rFonts w:ascii="Times New Roman" w:hAnsi="Times New Roman" w:cs="Times New Roman"/>
        </w:rPr>
        <w:noBreakHyphen/>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SEQ Hình \* ARABIC \s 1 </w:instrText>
      </w:r>
      <w:r w:rsidR="002F67A3" w:rsidRPr="00F04789">
        <w:rPr>
          <w:rFonts w:ascii="Times New Roman" w:hAnsi="Times New Roman" w:cs="Times New Roman"/>
        </w:rPr>
        <w:fldChar w:fldCharType="separate"/>
      </w:r>
      <w:r w:rsidR="00092DEF">
        <w:rPr>
          <w:rFonts w:ascii="Times New Roman" w:hAnsi="Times New Roman" w:cs="Times New Roman"/>
          <w:noProof/>
        </w:rPr>
        <w:t>8</w:t>
      </w:r>
      <w:r w:rsidR="002F67A3" w:rsidRPr="00F04789">
        <w:rPr>
          <w:rFonts w:ascii="Times New Roman" w:hAnsi="Times New Roman" w:cs="Times New Roman"/>
        </w:rPr>
        <w:fldChar w:fldCharType="end"/>
      </w:r>
      <w:r w:rsidRPr="00F04789">
        <w:rPr>
          <w:rFonts w:ascii="Times New Roman" w:hAnsi="Times New Roman" w:cs="Times New Roman"/>
          <w:lang w:val="en-US"/>
        </w:rPr>
        <w:t>: Giao diện của WinSCP sau khi thêm image</w:t>
      </w:r>
      <w:bookmarkEnd w:id="54"/>
    </w:p>
    <w:p w14:paraId="5CC37459" w14:textId="2F130353" w:rsidR="00694450" w:rsidRPr="00F04789" w:rsidRDefault="00694450" w:rsidP="00694450">
      <w:pPr>
        <w:rPr>
          <w:rFonts w:ascii="Times New Roman" w:hAnsi="Times New Roman" w:cs="Times New Roman"/>
          <w:lang w:val="en-US"/>
        </w:rPr>
      </w:pPr>
      <w:r w:rsidRPr="00F04789">
        <w:rPr>
          <w:rFonts w:ascii="Times New Roman" w:hAnsi="Times New Roman" w:cs="Times New Roman"/>
          <w:lang w:val="en-US"/>
        </w:rPr>
        <w:t xml:space="preserve">Sau khi thêm xong các image, truy cập vào Web UI của EVE-NG tiến hành thiết kế mô hình mạng như đã đề xuất. </w:t>
      </w:r>
    </w:p>
    <w:p w14:paraId="6C26FFEB" w14:textId="77777777" w:rsidR="00502D78" w:rsidRPr="00F04789" w:rsidRDefault="00502D78" w:rsidP="00694450">
      <w:pPr>
        <w:rPr>
          <w:rFonts w:ascii="Times New Roman" w:hAnsi="Times New Roman" w:cs="Times New Roman"/>
          <w:lang w:val="en-US"/>
        </w:rPr>
      </w:pPr>
    </w:p>
    <w:p w14:paraId="3513B6E9" w14:textId="77777777" w:rsidR="00A22BB9" w:rsidRPr="00F04789" w:rsidRDefault="00F12062" w:rsidP="00A22BB9">
      <w:pPr>
        <w:keepNext/>
        <w:jc w:val="center"/>
        <w:rPr>
          <w:rFonts w:ascii="Times New Roman" w:hAnsi="Times New Roman" w:cs="Times New Roman"/>
        </w:rPr>
      </w:pPr>
      <w:r w:rsidRPr="00F04789">
        <w:rPr>
          <w:rFonts w:ascii="Times New Roman" w:hAnsi="Times New Roman" w:cs="Times New Roman"/>
          <w:noProof/>
          <w:lang w:val="en-US"/>
        </w:rPr>
        <w:lastRenderedPageBreak/>
        <w:drawing>
          <wp:inline distT="0" distB="0" distL="0" distR="0" wp14:anchorId="0AA76847" wp14:editId="0CBB388E">
            <wp:extent cx="5579745" cy="7848600"/>
            <wp:effectExtent l="0" t="0" r="1905" b="0"/>
            <wp:docPr id="1137843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43082" name="Picture 1" descr="A screenshot of a computer&#10;&#10;Description automatically generated"/>
                    <pic:cNvPicPr/>
                  </pic:nvPicPr>
                  <pic:blipFill>
                    <a:blip r:embed="rId25"/>
                    <a:stretch>
                      <a:fillRect/>
                    </a:stretch>
                  </pic:blipFill>
                  <pic:spPr>
                    <a:xfrm>
                      <a:off x="0" y="0"/>
                      <a:ext cx="5579745" cy="7848600"/>
                    </a:xfrm>
                    <a:prstGeom prst="rect">
                      <a:avLst/>
                    </a:prstGeom>
                  </pic:spPr>
                </pic:pic>
              </a:graphicData>
            </a:graphic>
          </wp:inline>
        </w:drawing>
      </w:r>
    </w:p>
    <w:p w14:paraId="14DB22D1" w14:textId="467A6002" w:rsidR="00502D78" w:rsidRPr="00F04789" w:rsidRDefault="00A22BB9" w:rsidP="00B6160E">
      <w:pPr>
        <w:pStyle w:val="Quote"/>
        <w:rPr>
          <w:rFonts w:ascii="Times New Roman" w:hAnsi="Times New Roman" w:cs="Times New Roman"/>
          <w:lang w:val="en-US"/>
        </w:rPr>
      </w:pPr>
      <w:bookmarkStart w:id="55" w:name="_Toc171346450"/>
      <w:r w:rsidRPr="00F04789">
        <w:rPr>
          <w:rFonts w:ascii="Times New Roman" w:hAnsi="Times New Roman" w:cs="Times New Roman"/>
        </w:rPr>
        <w:t xml:space="preserve">Hình </w:t>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STYLEREF 1 \s </w:instrText>
      </w:r>
      <w:r w:rsidR="002F67A3" w:rsidRPr="00F04789">
        <w:rPr>
          <w:rFonts w:ascii="Times New Roman" w:hAnsi="Times New Roman" w:cs="Times New Roman"/>
        </w:rPr>
        <w:fldChar w:fldCharType="separate"/>
      </w:r>
      <w:r w:rsidR="00092DEF">
        <w:rPr>
          <w:rFonts w:ascii="Times New Roman" w:hAnsi="Times New Roman" w:cs="Times New Roman"/>
          <w:noProof/>
        </w:rPr>
        <w:t>3</w:t>
      </w:r>
      <w:r w:rsidR="002F67A3" w:rsidRPr="00F04789">
        <w:rPr>
          <w:rFonts w:ascii="Times New Roman" w:hAnsi="Times New Roman" w:cs="Times New Roman"/>
        </w:rPr>
        <w:fldChar w:fldCharType="end"/>
      </w:r>
      <w:r w:rsidR="002F67A3" w:rsidRPr="00F04789">
        <w:rPr>
          <w:rFonts w:ascii="Times New Roman" w:hAnsi="Times New Roman" w:cs="Times New Roman"/>
        </w:rPr>
        <w:noBreakHyphen/>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SEQ Hình \* ARABIC \s 1 </w:instrText>
      </w:r>
      <w:r w:rsidR="002F67A3" w:rsidRPr="00F04789">
        <w:rPr>
          <w:rFonts w:ascii="Times New Roman" w:hAnsi="Times New Roman" w:cs="Times New Roman"/>
        </w:rPr>
        <w:fldChar w:fldCharType="separate"/>
      </w:r>
      <w:r w:rsidR="00092DEF">
        <w:rPr>
          <w:rFonts w:ascii="Times New Roman" w:hAnsi="Times New Roman" w:cs="Times New Roman"/>
          <w:noProof/>
        </w:rPr>
        <w:t>9</w:t>
      </w:r>
      <w:r w:rsidR="002F67A3" w:rsidRPr="00F04789">
        <w:rPr>
          <w:rFonts w:ascii="Times New Roman" w:hAnsi="Times New Roman" w:cs="Times New Roman"/>
        </w:rPr>
        <w:fldChar w:fldCharType="end"/>
      </w:r>
      <w:r w:rsidRPr="00F04789">
        <w:rPr>
          <w:rFonts w:ascii="Times New Roman" w:hAnsi="Times New Roman" w:cs="Times New Roman"/>
          <w:lang w:val="en-US"/>
        </w:rPr>
        <w:t>: Thêm Router vào mô hình mạng</w:t>
      </w:r>
      <w:bookmarkEnd w:id="55"/>
    </w:p>
    <w:p w14:paraId="23C4A61D" w14:textId="77777777" w:rsidR="00A22BB9" w:rsidRPr="00F04789" w:rsidRDefault="00F12062" w:rsidP="00A22BB9">
      <w:pPr>
        <w:keepNext/>
        <w:jc w:val="center"/>
        <w:rPr>
          <w:rFonts w:ascii="Times New Roman" w:hAnsi="Times New Roman" w:cs="Times New Roman"/>
        </w:rPr>
      </w:pPr>
      <w:r w:rsidRPr="00F04789">
        <w:rPr>
          <w:rFonts w:ascii="Times New Roman" w:hAnsi="Times New Roman" w:cs="Times New Roman"/>
          <w:noProof/>
          <w:lang w:val="en-US"/>
        </w:rPr>
        <w:lastRenderedPageBreak/>
        <w:drawing>
          <wp:inline distT="0" distB="0" distL="0" distR="0" wp14:anchorId="6C1B4117" wp14:editId="45850DAF">
            <wp:extent cx="5579745" cy="7613650"/>
            <wp:effectExtent l="0" t="0" r="1905" b="6350"/>
            <wp:docPr id="386141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41336" name="Picture 1" descr="A screenshot of a computer&#10;&#10;Description automatically generated"/>
                    <pic:cNvPicPr/>
                  </pic:nvPicPr>
                  <pic:blipFill>
                    <a:blip r:embed="rId26"/>
                    <a:stretch>
                      <a:fillRect/>
                    </a:stretch>
                  </pic:blipFill>
                  <pic:spPr>
                    <a:xfrm>
                      <a:off x="0" y="0"/>
                      <a:ext cx="5579745" cy="7613650"/>
                    </a:xfrm>
                    <a:prstGeom prst="rect">
                      <a:avLst/>
                    </a:prstGeom>
                  </pic:spPr>
                </pic:pic>
              </a:graphicData>
            </a:graphic>
          </wp:inline>
        </w:drawing>
      </w:r>
    </w:p>
    <w:p w14:paraId="02538F3A" w14:textId="312BD361" w:rsidR="00F12062" w:rsidRPr="00F04789" w:rsidRDefault="00A22BB9" w:rsidP="00B6160E">
      <w:pPr>
        <w:pStyle w:val="Quote"/>
        <w:rPr>
          <w:rFonts w:ascii="Times New Roman" w:hAnsi="Times New Roman" w:cs="Times New Roman"/>
          <w:lang w:val="en-US"/>
        </w:rPr>
      </w:pPr>
      <w:bookmarkStart w:id="56" w:name="_Toc171346451"/>
      <w:r w:rsidRPr="00F04789">
        <w:rPr>
          <w:rFonts w:ascii="Times New Roman" w:hAnsi="Times New Roman" w:cs="Times New Roman"/>
        </w:rPr>
        <w:t xml:space="preserve">Hình </w:t>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STYLEREF 1 \s </w:instrText>
      </w:r>
      <w:r w:rsidR="002F67A3" w:rsidRPr="00F04789">
        <w:rPr>
          <w:rFonts w:ascii="Times New Roman" w:hAnsi="Times New Roman" w:cs="Times New Roman"/>
        </w:rPr>
        <w:fldChar w:fldCharType="separate"/>
      </w:r>
      <w:r w:rsidR="00092DEF">
        <w:rPr>
          <w:rFonts w:ascii="Times New Roman" w:hAnsi="Times New Roman" w:cs="Times New Roman"/>
          <w:noProof/>
        </w:rPr>
        <w:t>3</w:t>
      </w:r>
      <w:r w:rsidR="002F67A3" w:rsidRPr="00F04789">
        <w:rPr>
          <w:rFonts w:ascii="Times New Roman" w:hAnsi="Times New Roman" w:cs="Times New Roman"/>
        </w:rPr>
        <w:fldChar w:fldCharType="end"/>
      </w:r>
      <w:r w:rsidR="002F67A3" w:rsidRPr="00F04789">
        <w:rPr>
          <w:rFonts w:ascii="Times New Roman" w:hAnsi="Times New Roman" w:cs="Times New Roman"/>
        </w:rPr>
        <w:noBreakHyphen/>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SEQ Hình \* ARABIC \s 1 </w:instrText>
      </w:r>
      <w:r w:rsidR="002F67A3" w:rsidRPr="00F04789">
        <w:rPr>
          <w:rFonts w:ascii="Times New Roman" w:hAnsi="Times New Roman" w:cs="Times New Roman"/>
        </w:rPr>
        <w:fldChar w:fldCharType="separate"/>
      </w:r>
      <w:r w:rsidR="00092DEF">
        <w:rPr>
          <w:rFonts w:ascii="Times New Roman" w:hAnsi="Times New Roman" w:cs="Times New Roman"/>
          <w:noProof/>
        </w:rPr>
        <w:t>10</w:t>
      </w:r>
      <w:r w:rsidR="002F67A3" w:rsidRPr="00F04789">
        <w:rPr>
          <w:rFonts w:ascii="Times New Roman" w:hAnsi="Times New Roman" w:cs="Times New Roman"/>
        </w:rPr>
        <w:fldChar w:fldCharType="end"/>
      </w:r>
      <w:r w:rsidRPr="00F04789">
        <w:rPr>
          <w:rFonts w:ascii="Times New Roman" w:hAnsi="Times New Roman" w:cs="Times New Roman"/>
          <w:lang w:val="en-US"/>
        </w:rPr>
        <w:t>: Thêm Switch Layer 2 và Switch Layer 3 (2 Switch có thể dùng 1 image)</w:t>
      </w:r>
      <w:bookmarkEnd w:id="56"/>
    </w:p>
    <w:p w14:paraId="0E8AD1BA" w14:textId="77777777" w:rsidR="00A22BB9" w:rsidRPr="00F04789" w:rsidRDefault="00F12062" w:rsidP="00A22BB9">
      <w:pPr>
        <w:keepNext/>
        <w:jc w:val="center"/>
        <w:rPr>
          <w:rFonts w:ascii="Times New Roman" w:hAnsi="Times New Roman" w:cs="Times New Roman"/>
        </w:rPr>
      </w:pPr>
      <w:r w:rsidRPr="00F04789">
        <w:rPr>
          <w:rFonts w:ascii="Times New Roman" w:hAnsi="Times New Roman" w:cs="Times New Roman"/>
          <w:noProof/>
          <w:lang w:val="en-US"/>
        </w:rPr>
        <w:lastRenderedPageBreak/>
        <w:drawing>
          <wp:inline distT="0" distB="0" distL="0" distR="0" wp14:anchorId="7581835A" wp14:editId="42D5235A">
            <wp:extent cx="5579745" cy="6210300"/>
            <wp:effectExtent l="0" t="0" r="1905" b="0"/>
            <wp:docPr id="1279499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99128" name="Picture 1" descr="A screenshot of a computer&#10;&#10;Description automatically generated"/>
                    <pic:cNvPicPr/>
                  </pic:nvPicPr>
                  <pic:blipFill>
                    <a:blip r:embed="rId27"/>
                    <a:stretch>
                      <a:fillRect/>
                    </a:stretch>
                  </pic:blipFill>
                  <pic:spPr>
                    <a:xfrm>
                      <a:off x="0" y="0"/>
                      <a:ext cx="5579745" cy="6210300"/>
                    </a:xfrm>
                    <a:prstGeom prst="rect">
                      <a:avLst/>
                    </a:prstGeom>
                  </pic:spPr>
                </pic:pic>
              </a:graphicData>
            </a:graphic>
          </wp:inline>
        </w:drawing>
      </w:r>
    </w:p>
    <w:p w14:paraId="26469792" w14:textId="33F6C378" w:rsidR="00F12062" w:rsidRPr="00F04789" w:rsidRDefault="00A22BB9" w:rsidP="00B6160E">
      <w:pPr>
        <w:pStyle w:val="Quote"/>
        <w:rPr>
          <w:rFonts w:ascii="Times New Roman" w:hAnsi="Times New Roman" w:cs="Times New Roman"/>
          <w:lang w:val="en-US"/>
        </w:rPr>
      </w:pPr>
      <w:bookmarkStart w:id="57" w:name="_Toc171346452"/>
      <w:r w:rsidRPr="00F04789">
        <w:rPr>
          <w:rFonts w:ascii="Times New Roman" w:hAnsi="Times New Roman" w:cs="Times New Roman"/>
        </w:rPr>
        <w:t xml:space="preserve">Hình </w:t>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STYLEREF 1 \s </w:instrText>
      </w:r>
      <w:r w:rsidR="002F67A3" w:rsidRPr="00F04789">
        <w:rPr>
          <w:rFonts w:ascii="Times New Roman" w:hAnsi="Times New Roman" w:cs="Times New Roman"/>
        </w:rPr>
        <w:fldChar w:fldCharType="separate"/>
      </w:r>
      <w:r w:rsidR="00092DEF">
        <w:rPr>
          <w:rFonts w:ascii="Times New Roman" w:hAnsi="Times New Roman" w:cs="Times New Roman"/>
          <w:noProof/>
        </w:rPr>
        <w:t>3</w:t>
      </w:r>
      <w:r w:rsidR="002F67A3" w:rsidRPr="00F04789">
        <w:rPr>
          <w:rFonts w:ascii="Times New Roman" w:hAnsi="Times New Roman" w:cs="Times New Roman"/>
        </w:rPr>
        <w:fldChar w:fldCharType="end"/>
      </w:r>
      <w:r w:rsidR="002F67A3" w:rsidRPr="00F04789">
        <w:rPr>
          <w:rFonts w:ascii="Times New Roman" w:hAnsi="Times New Roman" w:cs="Times New Roman"/>
        </w:rPr>
        <w:noBreakHyphen/>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SEQ Hình \* ARABIC \s 1 </w:instrText>
      </w:r>
      <w:r w:rsidR="002F67A3" w:rsidRPr="00F04789">
        <w:rPr>
          <w:rFonts w:ascii="Times New Roman" w:hAnsi="Times New Roman" w:cs="Times New Roman"/>
        </w:rPr>
        <w:fldChar w:fldCharType="separate"/>
      </w:r>
      <w:r w:rsidR="00092DEF">
        <w:rPr>
          <w:rFonts w:ascii="Times New Roman" w:hAnsi="Times New Roman" w:cs="Times New Roman"/>
          <w:noProof/>
        </w:rPr>
        <w:t>11</w:t>
      </w:r>
      <w:r w:rsidR="002F67A3" w:rsidRPr="00F04789">
        <w:rPr>
          <w:rFonts w:ascii="Times New Roman" w:hAnsi="Times New Roman" w:cs="Times New Roman"/>
        </w:rPr>
        <w:fldChar w:fldCharType="end"/>
      </w:r>
      <w:r w:rsidRPr="00F04789">
        <w:rPr>
          <w:rFonts w:ascii="Times New Roman" w:hAnsi="Times New Roman" w:cs="Times New Roman"/>
          <w:noProof/>
          <w:lang w:val="en-US"/>
        </w:rPr>
        <w:t>: Thêm VPCs</w:t>
      </w:r>
      <w:bookmarkEnd w:id="57"/>
    </w:p>
    <w:p w14:paraId="7BA44DE9" w14:textId="77777777" w:rsidR="00502D78" w:rsidRPr="00F04789" w:rsidRDefault="00502D78" w:rsidP="00502D78">
      <w:pPr>
        <w:jc w:val="center"/>
        <w:rPr>
          <w:rFonts w:ascii="Times New Roman" w:hAnsi="Times New Roman" w:cs="Times New Roman"/>
          <w:lang w:val="en-US"/>
        </w:rPr>
      </w:pPr>
    </w:p>
    <w:p w14:paraId="5031E063" w14:textId="77777777" w:rsidR="00A22BB9" w:rsidRPr="00F04789" w:rsidRDefault="00502D78" w:rsidP="00A22BB9">
      <w:pPr>
        <w:keepNext/>
        <w:jc w:val="center"/>
        <w:rPr>
          <w:rFonts w:ascii="Times New Roman" w:hAnsi="Times New Roman" w:cs="Times New Roman"/>
        </w:rPr>
      </w:pPr>
      <w:r w:rsidRPr="00F04789">
        <w:rPr>
          <w:rFonts w:ascii="Times New Roman" w:hAnsi="Times New Roman" w:cs="Times New Roman"/>
          <w:noProof/>
          <w:lang w:val="en-US"/>
        </w:rPr>
        <w:lastRenderedPageBreak/>
        <w:drawing>
          <wp:inline distT="0" distB="0" distL="0" distR="0" wp14:anchorId="0F111261" wp14:editId="3D3E6906">
            <wp:extent cx="5579745" cy="4511675"/>
            <wp:effectExtent l="0" t="0" r="1905" b="3175"/>
            <wp:docPr id="127117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73553" name=""/>
                    <pic:cNvPicPr/>
                  </pic:nvPicPr>
                  <pic:blipFill>
                    <a:blip r:embed="rId28"/>
                    <a:stretch>
                      <a:fillRect/>
                    </a:stretch>
                  </pic:blipFill>
                  <pic:spPr>
                    <a:xfrm>
                      <a:off x="0" y="0"/>
                      <a:ext cx="5579745" cy="4511675"/>
                    </a:xfrm>
                    <a:prstGeom prst="rect">
                      <a:avLst/>
                    </a:prstGeom>
                  </pic:spPr>
                </pic:pic>
              </a:graphicData>
            </a:graphic>
          </wp:inline>
        </w:drawing>
      </w:r>
    </w:p>
    <w:p w14:paraId="69C968FE" w14:textId="4972137C" w:rsidR="00502D78" w:rsidRPr="00F04789" w:rsidRDefault="00A22BB9" w:rsidP="00B6160E">
      <w:pPr>
        <w:pStyle w:val="Quote"/>
        <w:rPr>
          <w:rFonts w:ascii="Times New Roman" w:hAnsi="Times New Roman" w:cs="Times New Roman"/>
          <w:lang w:val="en-US"/>
        </w:rPr>
      </w:pPr>
      <w:bookmarkStart w:id="58" w:name="_Toc171346453"/>
      <w:r w:rsidRPr="00F04789">
        <w:rPr>
          <w:rFonts w:ascii="Times New Roman" w:hAnsi="Times New Roman" w:cs="Times New Roman"/>
        </w:rPr>
        <w:t xml:space="preserve">Hình </w:t>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STYLEREF 1 \s </w:instrText>
      </w:r>
      <w:r w:rsidR="002F67A3" w:rsidRPr="00F04789">
        <w:rPr>
          <w:rFonts w:ascii="Times New Roman" w:hAnsi="Times New Roman" w:cs="Times New Roman"/>
        </w:rPr>
        <w:fldChar w:fldCharType="separate"/>
      </w:r>
      <w:r w:rsidR="00092DEF">
        <w:rPr>
          <w:rFonts w:ascii="Times New Roman" w:hAnsi="Times New Roman" w:cs="Times New Roman"/>
          <w:noProof/>
        </w:rPr>
        <w:t>3</w:t>
      </w:r>
      <w:r w:rsidR="002F67A3" w:rsidRPr="00F04789">
        <w:rPr>
          <w:rFonts w:ascii="Times New Roman" w:hAnsi="Times New Roman" w:cs="Times New Roman"/>
        </w:rPr>
        <w:fldChar w:fldCharType="end"/>
      </w:r>
      <w:r w:rsidR="002F67A3" w:rsidRPr="00F04789">
        <w:rPr>
          <w:rFonts w:ascii="Times New Roman" w:hAnsi="Times New Roman" w:cs="Times New Roman"/>
        </w:rPr>
        <w:noBreakHyphen/>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SEQ Hình \* ARABIC \s 1 </w:instrText>
      </w:r>
      <w:r w:rsidR="002F67A3" w:rsidRPr="00F04789">
        <w:rPr>
          <w:rFonts w:ascii="Times New Roman" w:hAnsi="Times New Roman" w:cs="Times New Roman"/>
        </w:rPr>
        <w:fldChar w:fldCharType="separate"/>
      </w:r>
      <w:r w:rsidR="00092DEF">
        <w:rPr>
          <w:rFonts w:ascii="Times New Roman" w:hAnsi="Times New Roman" w:cs="Times New Roman"/>
          <w:noProof/>
        </w:rPr>
        <w:t>12</w:t>
      </w:r>
      <w:r w:rsidR="002F67A3" w:rsidRPr="00F04789">
        <w:rPr>
          <w:rFonts w:ascii="Times New Roman" w:hAnsi="Times New Roman" w:cs="Times New Roman"/>
        </w:rPr>
        <w:fldChar w:fldCharType="end"/>
      </w:r>
      <w:r w:rsidRPr="00F04789">
        <w:rPr>
          <w:rFonts w:ascii="Times New Roman" w:hAnsi="Times New Roman" w:cs="Times New Roman"/>
          <w:lang w:val="en-US"/>
        </w:rPr>
        <w:t>: Giao diện của Linux Server (Ubuntu 18.04.06-desktop)</w:t>
      </w:r>
      <w:bookmarkEnd w:id="58"/>
    </w:p>
    <w:p w14:paraId="35F3BFA0" w14:textId="5E110322" w:rsidR="00E041B3" w:rsidRPr="00F04789" w:rsidRDefault="00694450" w:rsidP="00694450">
      <w:pPr>
        <w:pStyle w:val="Heading2"/>
        <w:rPr>
          <w:rFonts w:cs="Times New Roman"/>
          <w:lang w:val="en-US"/>
        </w:rPr>
      </w:pPr>
      <w:bookmarkStart w:id="59" w:name="_Toc171455493"/>
      <w:r w:rsidRPr="00F04789">
        <w:rPr>
          <w:rFonts w:cs="Times New Roman"/>
          <w:lang w:val="en-US"/>
        </w:rPr>
        <w:t>Cài đặt thư viện Netmiko Python</w:t>
      </w:r>
      <w:r w:rsidR="00F12062" w:rsidRPr="00F04789">
        <w:rPr>
          <w:rFonts w:cs="Times New Roman"/>
          <w:lang w:val="en-US"/>
        </w:rPr>
        <w:t xml:space="preserve"> trên Linux Server</w:t>
      </w:r>
      <w:bookmarkEnd w:id="59"/>
    </w:p>
    <w:p w14:paraId="207DCF7D" w14:textId="77777777" w:rsidR="00F12062" w:rsidRPr="00F04789" w:rsidRDefault="00654EA6">
      <w:pPr>
        <w:pStyle w:val="ListParagraph"/>
        <w:numPr>
          <w:ilvl w:val="0"/>
          <w:numId w:val="10"/>
        </w:numPr>
        <w:spacing w:line="360" w:lineRule="auto"/>
      </w:pPr>
      <w:r w:rsidRPr="00F04789">
        <w:t xml:space="preserve">Bước 1: </w:t>
      </w:r>
      <w:r w:rsidR="00F12062" w:rsidRPr="00F04789">
        <w:t>Cập nhật hệ thống bằng câu lệnh:</w:t>
      </w:r>
    </w:p>
    <w:p w14:paraId="44739334" w14:textId="77777777" w:rsidR="00F12062" w:rsidRPr="00F04789" w:rsidRDefault="00F12062" w:rsidP="00F12062">
      <w:pPr>
        <w:pStyle w:val="ListParagraph"/>
        <w:spacing w:line="360" w:lineRule="auto"/>
      </w:pPr>
      <w:r w:rsidRPr="00F04789">
        <w:t xml:space="preserve"> sudo apt update</w:t>
      </w:r>
    </w:p>
    <w:p w14:paraId="54F76150" w14:textId="401017F3" w:rsidR="00654EA6" w:rsidRPr="00F04789" w:rsidRDefault="00F12062" w:rsidP="00F12062">
      <w:pPr>
        <w:pStyle w:val="ListParagraph"/>
        <w:spacing w:line="360" w:lineRule="auto"/>
      </w:pPr>
      <w:r w:rsidRPr="00F04789">
        <w:t xml:space="preserve"> sudo apt upgrade -y</w:t>
      </w:r>
    </w:p>
    <w:p w14:paraId="10DC5D25" w14:textId="4DBE813C" w:rsidR="00F12062" w:rsidRPr="00F04789" w:rsidRDefault="00F12062">
      <w:pPr>
        <w:pStyle w:val="ListParagraph"/>
        <w:numPr>
          <w:ilvl w:val="0"/>
          <w:numId w:val="10"/>
        </w:numPr>
        <w:spacing w:line="360" w:lineRule="auto"/>
      </w:pPr>
      <w:r w:rsidRPr="00F04789">
        <w:t>Bước 2: Cài đặt Python và Pip</w:t>
      </w:r>
    </w:p>
    <w:p w14:paraId="331E5614" w14:textId="476C50E6" w:rsidR="00A6120A" w:rsidRPr="00F04789" w:rsidRDefault="0017673B" w:rsidP="0017673B">
      <w:pPr>
        <w:pStyle w:val="ListParagraph"/>
        <w:spacing w:line="360" w:lineRule="auto"/>
      </w:pPr>
      <w:r w:rsidRPr="00F04789">
        <w:t>sudo apt install python3 python3-pip -y</w:t>
      </w:r>
    </w:p>
    <w:p w14:paraId="3E0B1EBE" w14:textId="07D933D3" w:rsidR="0017673B" w:rsidRPr="00F04789" w:rsidRDefault="0017673B">
      <w:pPr>
        <w:pStyle w:val="ListParagraph"/>
        <w:numPr>
          <w:ilvl w:val="0"/>
          <w:numId w:val="10"/>
        </w:numPr>
        <w:spacing w:line="360" w:lineRule="auto"/>
      </w:pPr>
      <w:r w:rsidRPr="00F04789">
        <w:t xml:space="preserve">Bước 3: Cài đặt Netmiko </w:t>
      </w:r>
    </w:p>
    <w:p w14:paraId="20EEE87F" w14:textId="5BB6DFDC" w:rsidR="0017673B" w:rsidRPr="00F04789" w:rsidRDefault="0017673B" w:rsidP="0017673B">
      <w:pPr>
        <w:pStyle w:val="ListParagraph"/>
        <w:spacing w:line="360" w:lineRule="auto"/>
      </w:pPr>
      <w:r w:rsidRPr="00F04789">
        <w:t>pip3 install netmiko</w:t>
      </w:r>
    </w:p>
    <w:p w14:paraId="2FB39B81" w14:textId="6A71108C" w:rsidR="0017673B" w:rsidRPr="00F04789" w:rsidRDefault="0017673B">
      <w:pPr>
        <w:pStyle w:val="ListParagraph"/>
        <w:numPr>
          <w:ilvl w:val="0"/>
          <w:numId w:val="10"/>
        </w:numPr>
        <w:spacing w:line="360" w:lineRule="auto"/>
      </w:pPr>
      <w:r w:rsidRPr="00F04789">
        <w:t>Bước 4: Kiểm tra cài đặt bằng cách tạo 1 file python và import Netmiko vào, nếu chạy ra được như hình</w:t>
      </w:r>
      <w:r w:rsidR="005A258E" w:rsidRPr="00F04789">
        <w:t xml:space="preserve"> 3-13</w:t>
      </w:r>
      <w:r w:rsidRPr="00F04789">
        <w:t xml:space="preserve"> tức là cài đặt thành công</w:t>
      </w:r>
    </w:p>
    <w:p w14:paraId="30894D44" w14:textId="77777777" w:rsidR="0017673B" w:rsidRPr="00F04789" w:rsidRDefault="0017673B" w:rsidP="0017673B">
      <w:pPr>
        <w:rPr>
          <w:rFonts w:ascii="Times New Roman" w:hAnsi="Times New Roman" w:cs="Times New Roman"/>
          <w:lang w:val="en-US"/>
        </w:rPr>
      </w:pPr>
    </w:p>
    <w:p w14:paraId="65EB5156" w14:textId="77777777" w:rsidR="00A22BB9" w:rsidRPr="00F04789" w:rsidRDefault="0017673B" w:rsidP="00A22BB9">
      <w:pPr>
        <w:keepNext/>
        <w:jc w:val="center"/>
        <w:rPr>
          <w:rFonts w:ascii="Times New Roman" w:hAnsi="Times New Roman" w:cs="Times New Roman"/>
        </w:rPr>
      </w:pPr>
      <w:r w:rsidRPr="00F04789">
        <w:rPr>
          <w:rFonts w:ascii="Times New Roman" w:hAnsi="Times New Roman" w:cs="Times New Roman"/>
          <w:noProof/>
          <w:lang w:val="en-US"/>
        </w:rPr>
        <w:lastRenderedPageBreak/>
        <w:drawing>
          <wp:inline distT="0" distB="0" distL="0" distR="0" wp14:anchorId="5A266012" wp14:editId="3698280F">
            <wp:extent cx="5579745" cy="1461135"/>
            <wp:effectExtent l="0" t="0" r="1905" b="5715"/>
            <wp:docPr id="43381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17800" name=""/>
                    <pic:cNvPicPr/>
                  </pic:nvPicPr>
                  <pic:blipFill>
                    <a:blip r:embed="rId29"/>
                    <a:stretch>
                      <a:fillRect/>
                    </a:stretch>
                  </pic:blipFill>
                  <pic:spPr>
                    <a:xfrm>
                      <a:off x="0" y="0"/>
                      <a:ext cx="5579745" cy="1461135"/>
                    </a:xfrm>
                    <a:prstGeom prst="rect">
                      <a:avLst/>
                    </a:prstGeom>
                  </pic:spPr>
                </pic:pic>
              </a:graphicData>
            </a:graphic>
          </wp:inline>
        </w:drawing>
      </w:r>
    </w:p>
    <w:p w14:paraId="314F28DB" w14:textId="1A778E57" w:rsidR="0017673B" w:rsidRPr="00F04789" w:rsidRDefault="00A22BB9" w:rsidP="00B6160E">
      <w:pPr>
        <w:pStyle w:val="Quote"/>
        <w:rPr>
          <w:rFonts w:ascii="Times New Roman" w:hAnsi="Times New Roman" w:cs="Times New Roman"/>
          <w:lang w:val="en-US"/>
        </w:rPr>
      </w:pPr>
      <w:bookmarkStart w:id="60" w:name="_Toc171346454"/>
      <w:r w:rsidRPr="00F04789">
        <w:rPr>
          <w:rFonts w:ascii="Times New Roman" w:hAnsi="Times New Roman" w:cs="Times New Roman"/>
        </w:rPr>
        <w:t xml:space="preserve">Hình </w:t>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STYLEREF 1 \s </w:instrText>
      </w:r>
      <w:r w:rsidR="002F67A3" w:rsidRPr="00F04789">
        <w:rPr>
          <w:rFonts w:ascii="Times New Roman" w:hAnsi="Times New Roman" w:cs="Times New Roman"/>
        </w:rPr>
        <w:fldChar w:fldCharType="separate"/>
      </w:r>
      <w:r w:rsidR="00092DEF">
        <w:rPr>
          <w:rFonts w:ascii="Times New Roman" w:hAnsi="Times New Roman" w:cs="Times New Roman"/>
          <w:noProof/>
        </w:rPr>
        <w:t>3</w:t>
      </w:r>
      <w:r w:rsidR="002F67A3" w:rsidRPr="00F04789">
        <w:rPr>
          <w:rFonts w:ascii="Times New Roman" w:hAnsi="Times New Roman" w:cs="Times New Roman"/>
        </w:rPr>
        <w:fldChar w:fldCharType="end"/>
      </w:r>
      <w:r w:rsidR="002F67A3" w:rsidRPr="00F04789">
        <w:rPr>
          <w:rFonts w:ascii="Times New Roman" w:hAnsi="Times New Roman" w:cs="Times New Roman"/>
        </w:rPr>
        <w:noBreakHyphen/>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SEQ Hình \* ARABIC \s 1 </w:instrText>
      </w:r>
      <w:r w:rsidR="002F67A3" w:rsidRPr="00F04789">
        <w:rPr>
          <w:rFonts w:ascii="Times New Roman" w:hAnsi="Times New Roman" w:cs="Times New Roman"/>
        </w:rPr>
        <w:fldChar w:fldCharType="separate"/>
      </w:r>
      <w:r w:rsidR="00092DEF">
        <w:rPr>
          <w:rFonts w:ascii="Times New Roman" w:hAnsi="Times New Roman" w:cs="Times New Roman"/>
          <w:noProof/>
        </w:rPr>
        <w:t>13</w:t>
      </w:r>
      <w:r w:rsidR="002F67A3" w:rsidRPr="00F04789">
        <w:rPr>
          <w:rFonts w:ascii="Times New Roman" w:hAnsi="Times New Roman" w:cs="Times New Roman"/>
        </w:rPr>
        <w:fldChar w:fldCharType="end"/>
      </w:r>
      <w:r w:rsidRPr="00F04789">
        <w:rPr>
          <w:rFonts w:ascii="Times New Roman" w:hAnsi="Times New Roman" w:cs="Times New Roman"/>
          <w:lang w:val="en-US"/>
        </w:rPr>
        <w:t>: Kiểm tra phiên bản Netmiko</w:t>
      </w:r>
      <w:bookmarkEnd w:id="60"/>
    </w:p>
    <w:p w14:paraId="2F0D23AC" w14:textId="421B42F3" w:rsidR="0017673B" w:rsidRPr="00F04789" w:rsidRDefault="0017673B" w:rsidP="0017673B">
      <w:pPr>
        <w:pStyle w:val="Heading2"/>
        <w:rPr>
          <w:rFonts w:cs="Times New Roman"/>
          <w:lang w:val="en-US"/>
        </w:rPr>
      </w:pPr>
      <w:bookmarkStart w:id="61" w:name="_Toc171455494"/>
      <w:r w:rsidRPr="00F04789">
        <w:rPr>
          <w:rFonts w:cs="Times New Roman"/>
          <w:lang w:val="en-US"/>
        </w:rPr>
        <w:t>Cài đặt Ansible</w:t>
      </w:r>
      <w:bookmarkEnd w:id="61"/>
    </w:p>
    <w:p w14:paraId="0EEB3C29" w14:textId="68D6A4FB" w:rsidR="0017673B" w:rsidRPr="00F04789" w:rsidRDefault="0017673B">
      <w:pPr>
        <w:pStyle w:val="ListParagraph"/>
        <w:numPr>
          <w:ilvl w:val="0"/>
          <w:numId w:val="10"/>
        </w:numPr>
        <w:spacing w:line="360" w:lineRule="auto"/>
      </w:pPr>
      <w:r w:rsidRPr="00F04789">
        <w:t>Bước 1: Cập nhật hệ thống bằng câu lệnh:</w:t>
      </w:r>
    </w:p>
    <w:p w14:paraId="787CCB8B" w14:textId="6C508A4D" w:rsidR="0017673B" w:rsidRPr="00F04789" w:rsidRDefault="0017673B" w:rsidP="0017673B">
      <w:pPr>
        <w:pStyle w:val="ListParagraph"/>
        <w:spacing w:line="360" w:lineRule="auto"/>
      </w:pPr>
      <w:r w:rsidRPr="00F04789">
        <w:t>sudo apt update</w:t>
      </w:r>
    </w:p>
    <w:p w14:paraId="1FAD1F93" w14:textId="026DDB7C" w:rsidR="0017673B" w:rsidRPr="00F04789" w:rsidRDefault="0017673B" w:rsidP="0017673B">
      <w:pPr>
        <w:pStyle w:val="ListParagraph"/>
        <w:spacing w:line="360" w:lineRule="auto"/>
      </w:pPr>
      <w:r w:rsidRPr="00F04789">
        <w:t>sudo apt upgrade -y</w:t>
      </w:r>
    </w:p>
    <w:p w14:paraId="70B6F3FD" w14:textId="44E5C0D8" w:rsidR="0017673B" w:rsidRPr="00F04789" w:rsidRDefault="0017673B">
      <w:pPr>
        <w:pStyle w:val="ListParagraph"/>
        <w:numPr>
          <w:ilvl w:val="0"/>
          <w:numId w:val="10"/>
        </w:numPr>
        <w:spacing w:line="360" w:lineRule="auto"/>
      </w:pPr>
      <w:r w:rsidRPr="00F04789">
        <w:t>Bước 2: Cài đặt Ansible bằng câu lệnh:</w:t>
      </w:r>
    </w:p>
    <w:p w14:paraId="251421BD" w14:textId="4592F78E" w:rsidR="0017673B" w:rsidRPr="00F04789" w:rsidRDefault="0017673B" w:rsidP="0017673B">
      <w:pPr>
        <w:rPr>
          <w:rFonts w:ascii="Times New Roman" w:hAnsi="Times New Roman" w:cs="Times New Roman"/>
          <w:lang w:val="en-US"/>
        </w:rPr>
      </w:pPr>
      <w:r w:rsidRPr="00F04789">
        <w:rPr>
          <w:rFonts w:ascii="Times New Roman" w:hAnsi="Times New Roman" w:cs="Times New Roman"/>
          <w:lang w:val="en-US"/>
        </w:rPr>
        <w:tab/>
        <w:t>sudo apt install ansible -y</w:t>
      </w:r>
    </w:p>
    <w:p w14:paraId="7E2B5E88" w14:textId="25DCC167" w:rsidR="0017673B" w:rsidRPr="00F04789" w:rsidRDefault="0017673B">
      <w:pPr>
        <w:pStyle w:val="ListParagraph"/>
        <w:numPr>
          <w:ilvl w:val="0"/>
          <w:numId w:val="10"/>
        </w:numPr>
      </w:pPr>
      <w:r w:rsidRPr="00F04789">
        <w:t>Bước 3: Kiểm tra phiên bản của Ansible</w:t>
      </w:r>
    </w:p>
    <w:p w14:paraId="5829A47F" w14:textId="77777777" w:rsidR="0017673B" w:rsidRPr="00F04789" w:rsidRDefault="0017673B" w:rsidP="0017673B">
      <w:pPr>
        <w:rPr>
          <w:rFonts w:ascii="Times New Roman" w:hAnsi="Times New Roman" w:cs="Times New Roman"/>
          <w:lang w:val="en-US"/>
        </w:rPr>
      </w:pPr>
    </w:p>
    <w:p w14:paraId="49F17C14" w14:textId="77777777" w:rsidR="00A22BB9" w:rsidRPr="00F04789" w:rsidRDefault="0017673B" w:rsidP="00A22BB9">
      <w:pPr>
        <w:keepNext/>
        <w:jc w:val="center"/>
        <w:rPr>
          <w:rFonts w:ascii="Times New Roman" w:hAnsi="Times New Roman" w:cs="Times New Roman"/>
        </w:rPr>
      </w:pPr>
      <w:r w:rsidRPr="00F04789">
        <w:rPr>
          <w:rFonts w:ascii="Times New Roman" w:hAnsi="Times New Roman" w:cs="Times New Roman"/>
          <w:noProof/>
          <w:lang w:val="en-US"/>
        </w:rPr>
        <w:drawing>
          <wp:inline distT="0" distB="0" distL="0" distR="0" wp14:anchorId="29443953" wp14:editId="267A849C">
            <wp:extent cx="5579745" cy="1884680"/>
            <wp:effectExtent l="0" t="0" r="1905" b="1270"/>
            <wp:docPr id="16414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4554" name=""/>
                    <pic:cNvPicPr/>
                  </pic:nvPicPr>
                  <pic:blipFill>
                    <a:blip r:embed="rId30"/>
                    <a:stretch>
                      <a:fillRect/>
                    </a:stretch>
                  </pic:blipFill>
                  <pic:spPr>
                    <a:xfrm>
                      <a:off x="0" y="0"/>
                      <a:ext cx="5579745" cy="1884680"/>
                    </a:xfrm>
                    <a:prstGeom prst="rect">
                      <a:avLst/>
                    </a:prstGeom>
                  </pic:spPr>
                </pic:pic>
              </a:graphicData>
            </a:graphic>
          </wp:inline>
        </w:drawing>
      </w:r>
    </w:p>
    <w:p w14:paraId="166C9227" w14:textId="04D41616" w:rsidR="0017673B" w:rsidRPr="00F04789" w:rsidRDefault="00A22BB9" w:rsidP="00B6160E">
      <w:pPr>
        <w:pStyle w:val="Quote"/>
        <w:rPr>
          <w:rFonts w:ascii="Times New Roman" w:hAnsi="Times New Roman" w:cs="Times New Roman"/>
          <w:lang w:val="en-US"/>
        </w:rPr>
      </w:pPr>
      <w:bookmarkStart w:id="62" w:name="_Toc171346455"/>
      <w:r w:rsidRPr="00F04789">
        <w:rPr>
          <w:rFonts w:ascii="Times New Roman" w:hAnsi="Times New Roman" w:cs="Times New Roman"/>
        </w:rPr>
        <w:t xml:space="preserve">Hình </w:t>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STYLEREF 1 \s </w:instrText>
      </w:r>
      <w:r w:rsidR="002F67A3" w:rsidRPr="00F04789">
        <w:rPr>
          <w:rFonts w:ascii="Times New Roman" w:hAnsi="Times New Roman" w:cs="Times New Roman"/>
        </w:rPr>
        <w:fldChar w:fldCharType="separate"/>
      </w:r>
      <w:r w:rsidR="00092DEF">
        <w:rPr>
          <w:rFonts w:ascii="Times New Roman" w:hAnsi="Times New Roman" w:cs="Times New Roman"/>
          <w:noProof/>
        </w:rPr>
        <w:t>3</w:t>
      </w:r>
      <w:r w:rsidR="002F67A3" w:rsidRPr="00F04789">
        <w:rPr>
          <w:rFonts w:ascii="Times New Roman" w:hAnsi="Times New Roman" w:cs="Times New Roman"/>
        </w:rPr>
        <w:fldChar w:fldCharType="end"/>
      </w:r>
      <w:r w:rsidR="002F67A3" w:rsidRPr="00F04789">
        <w:rPr>
          <w:rFonts w:ascii="Times New Roman" w:hAnsi="Times New Roman" w:cs="Times New Roman"/>
        </w:rPr>
        <w:noBreakHyphen/>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SEQ Hình \* ARABIC \s 1 </w:instrText>
      </w:r>
      <w:r w:rsidR="002F67A3" w:rsidRPr="00F04789">
        <w:rPr>
          <w:rFonts w:ascii="Times New Roman" w:hAnsi="Times New Roman" w:cs="Times New Roman"/>
        </w:rPr>
        <w:fldChar w:fldCharType="separate"/>
      </w:r>
      <w:r w:rsidR="00092DEF">
        <w:rPr>
          <w:rFonts w:ascii="Times New Roman" w:hAnsi="Times New Roman" w:cs="Times New Roman"/>
          <w:noProof/>
        </w:rPr>
        <w:t>14</w:t>
      </w:r>
      <w:r w:rsidR="002F67A3" w:rsidRPr="00F04789">
        <w:rPr>
          <w:rFonts w:ascii="Times New Roman" w:hAnsi="Times New Roman" w:cs="Times New Roman"/>
        </w:rPr>
        <w:fldChar w:fldCharType="end"/>
      </w:r>
      <w:r w:rsidRPr="00F04789">
        <w:rPr>
          <w:rFonts w:ascii="Times New Roman" w:hAnsi="Times New Roman" w:cs="Times New Roman"/>
          <w:lang w:val="en-US"/>
        </w:rPr>
        <w:t>: Kiểm tra phiên bản của Ansible</w:t>
      </w:r>
      <w:bookmarkEnd w:id="62"/>
    </w:p>
    <w:p w14:paraId="32689D4C" w14:textId="6CE62545" w:rsidR="00A46117" w:rsidRPr="00F04789" w:rsidRDefault="00A46117" w:rsidP="00A46117">
      <w:pPr>
        <w:pStyle w:val="Heading2"/>
        <w:rPr>
          <w:rFonts w:cs="Times New Roman"/>
          <w:lang w:val="en-US"/>
        </w:rPr>
      </w:pPr>
      <w:bookmarkStart w:id="63" w:name="_Toc171455495"/>
      <w:r w:rsidRPr="00F04789">
        <w:rPr>
          <w:rFonts w:cs="Times New Roman"/>
          <w:lang w:val="en-US"/>
        </w:rPr>
        <w:t>Viết playbook cho Ansible</w:t>
      </w:r>
      <w:bookmarkEnd w:id="63"/>
    </w:p>
    <w:p w14:paraId="6AA01D81" w14:textId="2526AA8A" w:rsidR="00A46117" w:rsidRPr="00F04789" w:rsidRDefault="007F3071" w:rsidP="00A46117">
      <w:pPr>
        <w:rPr>
          <w:rFonts w:ascii="Times New Roman" w:hAnsi="Times New Roman" w:cs="Times New Roman"/>
          <w:lang w:val="en-US"/>
        </w:rPr>
      </w:pPr>
      <w:r w:rsidRPr="00F04789">
        <w:rPr>
          <w:rFonts w:ascii="Times New Roman" w:hAnsi="Times New Roman" w:cs="Times New Roman"/>
          <w:lang w:val="en-US"/>
        </w:rPr>
        <w:t xml:space="preserve">Viết các file yml trong Linux Server để chạy các </w:t>
      </w:r>
      <w:r w:rsidR="00337D2D" w:rsidRPr="00F04789">
        <w:rPr>
          <w:rFonts w:ascii="Times New Roman" w:hAnsi="Times New Roman" w:cs="Times New Roman"/>
          <w:lang w:val="en-US"/>
        </w:rPr>
        <w:t>file Script Python</w:t>
      </w:r>
    </w:p>
    <w:p w14:paraId="4E840E7F" w14:textId="77777777" w:rsidR="00A22BB9" w:rsidRPr="00F04789" w:rsidRDefault="0055075D" w:rsidP="00A22BB9">
      <w:pPr>
        <w:keepNext/>
        <w:jc w:val="center"/>
        <w:rPr>
          <w:rFonts w:ascii="Times New Roman" w:hAnsi="Times New Roman" w:cs="Times New Roman"/>
        </w:rPr>
      </w:pPr>
      <w:r w:rsidRPr="00F04789">
        <w:rPr>
          <w:rFonts w:ascii="Times New Roman" w:hAnsi="Times New Roman" w:cs="Times New Roman"/>
          <w:noProof/>
          <w:lang w:val="en-US"/>
        </w:rPr>
        <w:lastRenderedPageBreak/>
        <w:drawing>
          <wp:inline distT="0" distB="0" distL="0" distR="0" wp14:anchorId="7C0CD794" wp14:editId="10D772AB">
            <wp:extent cx="5579745" cy="2266315"/>
            <wp:effectExtent l="0" t="0" r="1905" b="635"/>
            <wp:docPr id="82845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55326" name=""/>
                    <pic:cNvPicPr/>
                  </pic:nvPicPr>
                  <pic:blipFill>
                    <a:blip r:embed="rId31"/>
                    <a:stretch>
                      <a:fillRect/>
                    </a:stretch>
                  </pic:blipFill>
                  <pic:spPr>
                    <a:xfrm>
                      <a:off x="0" y="0"/>
                      <a:ext cx="5579745" cy="2266315"/>
                    </a:xfrm>
                    <a:prstGeom prst="rect">
                      <a:avLst/>
                    </a:prstGeom>
                  </pic:spPr>
                </pic:pic>
              </a:graphicData>
            </a:graphic>
          </wp:inline>
        </w:drawing>
      </w:r>
    </w:p>
    <w:p w14:paraId="2A966A99" w14:textId="2E1898AA" w:rsidR="007F3071" w:rsidRPr="00F04789" w:rsidRDefault="00A22BB9" w:rsidP="00B6160E">
      <w:pPr>
        <w:pStyle w:val="Quote"/>
        <w:rPr>
          <w:rFonts w:ascii="Times New Roman" w:hAnsi="Times New Roman" w:cs="Times New Roman"/>
          <w:lang w:val="en-US"/>
        </w:rPr>
      </w:pPr>
      <w:bookmarkStart w:id="64" w:name="_Toc171346456"/>
      <w:r w:rsidRPr="00F04789">
        <w:rPr>
          <w:rFonts w:ascii="Times New Roman" w:hAnsi="Times New Roman" w:cs="Times New Roman"/>
        </w:rPr>
        <w:t xml:space="preserve">Hình </w:t>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STYLEREF 1 \s </w:instrText>
      </w:r>
      <w:r w:rsidR="002F67A3" w:rsidRPr="00F04789">
        <w:rPr>
          <w:rFonts w:ascii="Times New Roman" w:hAnsi="Times New Roman" w:cs="Times New Roman"/>
        </w:rPr>
        <w:fldChar w:fldCharType="separate"/>
      </w:r>
      <w:r w:rsidR="00092DEF">
        <w:rPr>
          <w:rFonts w:ascii="Times New Roman" w:hAnsi="Times New Roman" w:cs="Times New Roman"/>
          <w:noProof/>
        </w:rPr>
        <w:t>3</w:t>
      </w:r>
      <w:r w:rsidR="002F67A3" w:rsidRPr="00F04789">
        <w:rPr>
          <w:rFonts w:ascii="Times New Roman" w:hAnsi="Times New Roman" w:cs="Times New Roman"/>
        </w:rPr>
        <w:fldChar w:fldCharType="end"/>
      </w:r>
      <w:r w:rsidR="002F67A3" w:rsidRPr="00F04789">
        <w:rPr>
          <w:rFonts w:ascii="Times New Roman" w:hAnsi="Times New Roman" w:cs="Times New Roman"/>
        </w:rPr>
        <w:noBreakHyphen/>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SEQ Hình \* ARABIC \s 1 </w:instrText>
      </w:r>
      <w:r w:rsidR="002F67A3" w:rsidRPr="00F04789">
        <w:rPr>
          <w:rFonts w:ascii="Times New Roman" w:hAnsi="Times New Roman" w:cs="Times New Roman"/>
        </w:rPr>
        <w:fldChar w:fldCharType="separate"/>
      </w:r>
      <w:r w:rsidR="00092DEF">
        <w:rPr>
          <w:rFonts w:ascii="Times New Roman" w:hAnsi="Times New Roman" w:cs="Times New Roman"/>
          <w:noProof/>
        </w:rPr>
        <w:t>15</w:t>
      </w:r>
      <w:r w:rsidR="002F67A3" w:rsidRPr="00F04789">
        <w:rPr>
          <w:rFonts w:ascii="Times New Roman" w:hAnsi="Times New Roman" w:cs="Times New Roman"/>
        </w:rPr>
        <w:fldChar w:fldCharType="end"/>
      </w:r>
      <w:r w:rsidRPr="00F04789">
        <w:rPr>
          <w:rFonts w:ascii="Times New Roman" w:hAnsi="Times New Roman" w:cs="Times New Roman"/>
          <w:lang w:val="en-US"/>
        </w:rPr>
        <w:t>: Các thư mục trong folder ansible</w:t>
      </w:r>
      <w:bookmarkEnd w:id="64"/>
    </w:p>
    <w:p w14:paraId="67310D87" w14:textId="77777777" w:rsidR="00A22BB9" w:rsidRPr="00F04789" w:rsidRDefault="0055075D" w:rsidP="00A22BB9">
      <w:pPr>
        <w:keepNext/>
        <w:jc w:val="center"/>
        <w:rPr>
          <w:rFonts w:ascii="Times New Roman" w:hAnsi="Times New Roman" w:cs="Times New Roman"/>
        </w:rPr>
      </w:pPr>
      <w:r w:rsidRPr="00F04789">
        <w:rPr>
          <w:rFonts w:ascii="Times New Roman" w:hAnsi="Times New Roman" w:cs="Times New Roman"/>
          <w:noProof/>
          <w:lang w:val="en-US"/>
        </w:rPr>
        <mc:AlternateContent>
          <mc:Choice Requires="wps">
            <w:drawing>
              <wp:anchor distT="0" distB="0" distL="114300" distR="114300" simplePos="0" relativeHeight="251667456" behindDoc="0" locked="0" layoutInCell="1" allowOverlap="1" wp14:anchorId="6E7C2E0F" wp14:editId="3C384039">
                <wp:simplePos x="0" y="0"/>
                <wp:positionH relativeFrom="column">
                  <wp:posOffset>12065</wp:posOffset>
                </wp:positionH>
                <wp:positionV relativeFrom="paragraph">
                  <wp:posOffset>3110865</wp:posOffset>
                </wp:positionV>
                <wp:extent cx="792480" cy="220980"/>
                <wp:effectExtent l="0" t="0" r="26670" b="26670"/>
                <wp:wrapNone/>
                <wp:docPr id="651299672" name="Rectangle 5"/>
                <wp:cNvGraphicFramePr/>
                <a:graphic xmlns:a="http://schemas.openxmlformats.org/drawingml/2006/main">
                  <a:graphicData uri="http://schemas.microsoft.com/office/word/2010/wordprocessingShape">
                    <wps:wsp>
                      <wps:cNvSpPr/>
                      <wps:spPr>
                        <a:xfrm>
                          <a:off x="0" y="0"/>
                          <a:ext cx="792480" cy="220980"/>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1F57F" id="Rectangle 5" o:spid="_x0000_s1026" style="position:absolute;margin-left:.95pt;margin-top:244.95pt;width:62.4pt;height:1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" filled="f" strokecolor="#c00000" strokeweight="1pt"/>
            </w:pict>
          </mc:Fallback>
        </mc:AlternateContent>
      </w:r>
      <w:r w:rsidRPr="00F04789">
        <w:rPr>
          <w:rFonts w:ascii="Times New Roman" w:hAnsi="Times New Roman" w:cs="Times New Roman"/>
          <w:noProof/>
          <w:lang w:val="en-US"/>
        </w:rPr>
        <mc:AlternateContent>
          <mc:Choice Requires="wps">
            <w:drawing>
              <wp:anchor distT="0" distB="0" distL="114300" distR="114300" simplePos="0" relativeHeight="251665408" behindDoc="0" locked="0" layoutInCell="1" allowOverlap="1" wp14:anchorId="6B14D23A" wp14:editId="59C490AA">
                <wp:simplePos x="0" y="0"/>
                <wp:positionH relativeFrom="margin">
                  <wp:align>left</wp:align>
                </wp:positionH>
                <wp:positionV relativeFrom="paragraph">
                  <wp:posOffset>2691765</wp:posOffset>
                </wp:positionV>
                <wp:extent cx="731520" cy="228600"/>
                <wp:effectExtent l="0" t="0" r="11430" b="19050"/>
                <wp:wrapNone/>
                <wp:docPr id="525046236" name="Rectangle 5"/>
                <wp:cNvGraphicFramePr/>
                <a:graphic xmlns:a="http://schemas.openxmlformats.org/drawingml/2006/main">
                  <a:graphicData uri="http://schemas.microsoft.com/office/word/2010/wordprocessingShape">
                    <wps:wsp>
                      <wps:cNvSpPr/>
                      <wps:spPr>
                        <a:xfrm>
                          <a:off x="0" y="0"/>
                          <a:ext cx="731520" cy="228600"/>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EED3BF" id="Rectangle 5" o:spid="_x0000_s1026" style="position:absolute;margin-left:0;margin-top:211.95pt;width:57.6pt;height:18pt;z-index:251665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" filled="f" strokecolor="#c00000" strokeweight="1pt">
                <w10:wrap anchorx="margin"/>
              </v:rect>
            </w:pict>
          </mc:Fallback>
        </mc:AlternateContent>
      </w:r>
      <w:r w:rsidRPr="00F04789">
        <w:rPr>
          <w:rFonts w:ascii="Times New Roman" w:hAnsi="Times New Roman" w:cs="Times New Roman"/>
          <w:noProof/>
          <w:lang w:val="en-US"/>
        </w:rPr>
        <mc:AlternateContent>
          <mc:Choice Requires="wps">
            <w:drawing>
              <wp:anchor distT="0" distB="0" distL="114300" distR="114300" simplePos="0" relativeHeight="251663360" behindDoc="0" locked="0" layoutInCell="1" allowOverlap="1" wp14:anchorId="6D4A2D88" wp14:editId="6D24B772">
                <wp:simplePos x="0" y="0"/>
                <wp:positionH relativeFrom="column">
                  <wp:posOffset>-3175</wp:posOffset>
                </wp:positionH>
                <wp:positionV relativeFrom="paragraph">
                  <wp:posOffset>2219325</wp:posOffset>
                </wp:positionV>
                <wp:extent cx="731520" cy="228600"/>
                <wp:effectExtent l="0" t="0" r="11430" b="19050"/>
                <wp:wrapNone/>
                <wp:docPr id="1351642400" name="Rectangle 5"/>
                <wp:cNvGraphicFramePr/>
                <a:graphic xmlns:a="http://schemas.openxmlformats.org/drawingml/2006/main">
                  <a:graphicData uri="http://schemas.microsoft.com/office/word/2010/wordprocessingShape">
                    <wps:wsp>
                      <wps:cNvSpPr/>
                      <wps:spPr>
                        <a:xfrm>
                          <a:off x="0" y="0"/>
                          <a:ext cx="731520" cy="228600"/>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1CDAB2" id="Rectangle 5" o:spid="_x0000_s1026" style="position:absolute;margin-left:-.25pt;margin-top:174.75pt;width:57.6pt;height:1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" filled="f" strokecolor="#c00000" strokeweight="1pt"/>
            </w:pict>
          </mc:Fallback>
        </mc:AlternateContent>
      </w:r>
      <w:r w:rsidR="007F3071" w:rsidRPr="00F04789">
        <w:rPr>
          <w:rFonts w:ascii="Times New Roman" w:hAnsi="Times New Roman" w:cs="Times New Roman"/>
          <w:noProof/>
          <w:lang w:val="en-US"/>
        </w:rPr>
        <w:drawing>
          <wp:inline distT="0" distB="0" distL="0" distR="0" wp14:anchorId="659B91A7" wp14:editId="5E3110C3">
            <wp:extent cx="5579745" cy="4493260"/>
            <wp:effectExtent l="0" t="0" r="1905" b="2540"/>
            <wp:docPr id="175381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15584" name=""/>
                    <pic:cNvPicPr/>
                  </pic:nvPicPr>
                  <pic:blipFill>
                    <a:blip r:embed="rId32"/>
                    <a:stretch>
                      <a:fillRect/>
                    </a:stretch>
                  </pic:blipFill>
                  <pic:spPr>
                    <a:xfrm>
                      <a:off x="0" y="0"/>
                      <a:ext cx="5579745" cy="4493260"/>
                    </a:xfrm>
                    <a:prstGeom prst="rect">
                      <a:avLst/>
                    </a:prstGeom>
                  </pic:spPr>
                </pic:pic>
              </a:graphicData>
            </a:graphic>
          </wp:inline>
        </w:drawing>
      </w:r>
    </w:p>
    <w:p w14:paraId="24A82DC8" w14:textId="35A2825A" w:rsidR="007F3071" w:rsidRPr="00F04789" w:rsidRDefault="00A22BB9" w:rsidP="00B6160E">
      <w:pPr>
        <w:pStyle w:val="Quote"/>
        <w:rPr>
          <w:rFonts w:ascii="Times New Roman" w:hAnsi="Times New Roman" w:cs="Times New Roman"/>
          <w:lang w:val="en-US"/>
        </w:rPr>
      </w:pPr>
      <w:bookmarkStart w:id="65" w:name="_Toc171346457"/>
      <w:r w:rsidRPr="00F04789">
        <w:rPr>
          <w:rFonts w:ascii="Times New Roman" w:hAnsi="Times New Roman" w:cs="Times New Roman"/>
        </w:rPr>
        <w:t xml:space="preserve">Hình </w:t>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STYLEREF 1 \s </w:instrText>
      </w:r>
      <w:r w:rsidR="002F67A3" w:rsidRPr="00F04789">
        <w:rPr>
          <w:rFonts w:ascii="Times New Roman" w:hAnsi="Times New Roman" w:cs="Times New Roman"/>
        </w:rPr>
        <w:fldChar w:fldCharType="separate"/>
      </w:r>
      <w:r w:rsidR="00092DEF">
        <w:rPr>
          <w:rFonts w:ascii="Times New Roman" w:hAnsi="Times New Roman" w:cs="Times New Roman"/>
          <w:noProof/>
        </w:rPr>
        <w:t>3</w:t>
      </w:r>
      <w:r w:rsidR="002F67A3" w:rsidRPr="00F04789">
        <w:rPr>
          <w:rFonts w:ascii="Times New Roman" w:hAnsi="Times New Roman" w:cs="Times New Roman"/>
        </w:rPr>
        <w:fldChar w:fldCharType="end"/>
      </w:r>
      <w:r w:rsidR="002F67A3" w:rsidRPr="00F04789">
        <w:rPr>
          <w:rFonts w:ascii="Times New Roman" w:hAnsi="Times New Roman" w:cs="Times New Roman"/>
        </w:rPr>
        <w:noBreakHyphen/>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SEQ Hình \* ARABIC \s 1 </w:instrText>
      </w:r>
      <w:r w:rsidR="002F67A3" w:rsidRPr="00F04789">
        <w:rPr>
          <w:rFonts w:ascii="Times New Roman" w:hAnsi="Times New Roman" w:cs="Times New Roman"/>
        </w:rPr>
        <w:fldChar w:fldCharType="separate"/>
      </w:r>
      <w:r w:rsidR="00092DEF">
        <w:rPr>
          <w:rFonts w:ascii="Times New Roman" w:hAnsi="Times New Roman" w:cs="Times New Roman"/>
          <w:noProof/>
        </w:rPr>
        <w:t>16</w:t>
      </w:r>
      <w:r w:rsidR="002F67A3" w:rsidRPr="00F04789">
        <w:rPr>
          <w:rFonts w:ascii="Times New Roman" w:hAnsi="Times New Roman" w:cs="Times New Roman"/>
        </w:rPr>
        <w:fldChar w:fldCharType="end"/>
      </w:r>
      <w:r w:rsidRPr="00F04789">
        <w:rPr>
          <w:rFonts w:ascii="Times New Roman" w:hAnsi="Times New Roman" w:cs="Times New Roman"/>
          <w:lang w:val="en-US"/>
        </w:rPr>
        <w:t xml:space="preserve">: </w:t>
      </w:r>
      <w:r w:rsidR="00B6160E" w:rsidRPr="00F04789">
        <w:rPr>
          <w:rFonts w:ascii="Times New Roman" w:hAnsi="Times New Roman" w:cs="Times New Roman"/>
          <w:lang w:val="en-US"/>
        </w:rPr>
        <w:t>F</w:t>
      </w:r>
      <w:r w:rsidRPr="00F04789">
        <w:rPr>
          <w:rFonts w:ascii="Times New Roman" w:hAnsi="Times New Roman" w:cs="Times New Roman"/>
          <w:lang w:val="en-US"/>
        </w:rPr>
        <w:t>ile hosts</w:t>
      </w:r>
      <w:bookmarkEnd w:id="65"/>
    </w:p>
    <w:p w14:paraId="0010ABF5" w14:textId="77777777" w:rsidR="00A22BB9" w:rsidRPr="00F04789" w:rsidRDefault="00A22BB9" w:rsidP="00A22BB9">
      <w:pPr>
        <w:rPr>
          <w:rFonts w:ascii="Times New Roman" w:hAnsi="Times New Roman" w:cs="Times New Roman"/>
          <w:lang w:val="en-US"/>
        </w:rPr>
      </w:pPr>
    </w:p>
    <w:p w14:paraId="326E45C2" w14:textId="0C57397C" w:rsidR="007F3071" w:rsidRPr="00F04789" w:rsidRDefault="007F3071" w:rsidP="007F3071">
      <w:pPr>
        <w:rPr>
          <w:rFonts w:ascii="Times New Roman" w:hAnsi="Times New Roman" w:cs="Times New Roman"/>
          <w:lang w:val="en-US"/>
        </w:rPr>
      </w:pPr>
      <w:r w:rsidRPr="00F04789">
        <w:rPr>
          <w:rFonts w:ascii="Times New Roman" w:hAnsi="Times New Roman" w:cs="Times New Roman"/>
          <w:lang w:val="en-US"/>
        </w:rPr>
        <w:lastRenderedPageBreak/>
        <w:t>Để có thể dùng ansible để thực hiện các tác vụ lên thiết bị, phải định nghĩa các thông số cần thiết của thiết bị bao gồm</w:t>
      </w:r>
      <w:r w:rsidR="0055075D" w:rsidRPr="00F04789">
        <w:rPr>
          <w:rFonts w:ascii="Times New Roman" w:hAnsi="Times New Roman" w:cs="Times New Roman"/>
          <w:lang w:val="en-US"/>
        </w:rPr>
        <w:t xml:space="preserve"> địa chỉ IP, user, password. Các thiết bị có thể được gom nhóm lại như trong file hosts như là Routers, Cores, Accesses </w:t>
      </w:r>
    </w:p>
    <w:p w14:paraId="4D6112AA" w14:textId="3CDC5E6D" w:rsidR="007F3071" w:rsidRPr="00F04789" w:rsidRDefault="007F3071" w:rsidP="007F3071">
      <w:pPr>
        <w:jc w:val="center"/>
        <w:rPr>
          <w:rFonts w:ascii="Times New Roman" w:hAnsi="Times New Roman" w:cs="Times New Roman"/>
          <w:lang w:val="en-US"/>
        </w:rPr>
      </w:pPr>
    </w:p>
    <w:p w14:paraId="6E6E760A" w14:textId="77777777" w:rsidR="00A22BB9" w:rsidRPr="00F04789" w:rsidRDefault="00184522" w:rsidP="00A22BB9">
      <w:pPr>
        <w:keepNext/>
        <w:jc w:val="center"/>
        <w:rPr>
          <w:rFonts w:ascii="Times New Roman" w:hAnsi="Times New Roman" w:cs="Times New Roman"/>
        </w:rPr>
      </w:pPr>
      <w:r w:rsidRPr="00F04789">
        <w:rPr>
          <w:rFonts w:ascii="Times New Roman" w:hAnsi="Times New Roman" w:cs="Times New Roman"/>
          <w:noProof/>
          <w:lang w:val="en-US"/>
        </w:rPr>
        <w:drawing>
          <wp:inline distT="0" distB="0" distL="0" distR="0" wp14:anchorId="3390EEC5" wp14:editId="7CC2E432">
            <wp:extent cx="5579745" cy="4699635"/>
            <wp:effectExtent l="0" t="0" r="1905" b="5715"/>
            <wp:docPr id="20706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1273" name=""/>
                    <pic:cNvPicPr/>
                  </pic:nvPicPr>
                  <pic:blipFill>
                    <a:blip r:embed="rId33"/>
                    <a:stretch>
                      <a:fillRect/>
                    </a:stretch>
                  </pic:blipFill>
                  <pic:spPr>
                    <a:xfrm>
                      <a:off x="0" y="0"/>
                      <a:ext cx="5579745" cy="4699635"/>
                    </a:xfrm>
                    <a:prstGeom prst="rect">
                      <a:avLst/>
                    </a:prstGeom>
                  </pic:spPr>
                </pic:pic>
              </a:graphicData>
            </a:graphic>
          </wp:inline>
        </w:drawing>
      </w:r>
    </w:p>
    <w:p w14:paraId="665F9862" w14:textId="521A9678" w:rsidR="007F3071" w:rsidRPr="00F04789" w:rsidRDefault="00A22BB9" w:rsidP="00B6160E">
      <w:pPr>
        <w:pStyle w:val="Quote"/>
        <w:rPr>
          <w:rFonts w:ascii="Times New Roman" w:hAnsi="Times New Roman" w:cs="Times New Roman"/>
          <w:lang w:val="en-US"/>
        </w:rPr>
      </w:pPr>
      <w:bookmarkStart w:id="66" w:name="_Toc171346458"/>
      <w:r w:rsidRPr="00F04789">
        <w:rPr>
          <w:rFonts w:ascii="Times New Roman" w:hAnsi="Times New Roman" w:cs="Times New Roman"/>
        </w:rPr>
        <w:t xml:space="preserve">Hình </w:t>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STYLEREF 1 \s </w:instrText>
      </w:r>
      <w:r w:rsidR="002F67A3" w:rsidRPr="00F04789">
        <w:rPr>
          <w:rFonts w:ascii="Times New Roman" w:hAnsi="Times New Roman" w:cs="Times New Roman"/>
        </w:rPr>
        <w:fldChar w:fldCharType="separate"/>
      </w:r>
      <w:r w:rsidR="00092DEF">
        <w:rPr>
          <w:rFonts w:ascii="Times New Roman" w:hAnsi="Times New Roman" w:cs="Times New Roman"/>
          <w:noProof/>
        </w:rPr>
        <w:t>3</w:t>
      </w:r>
      <w:r w:rsidR="002F67A3" w:rsidRPr="00F04789">
        <w:rPr>
          <w:rFonts w:ascii="Times New Roman" w:hAnsi="Times New Roman" w:cs="Times New Roman"/>
        </w:rPr>
        <w:fldChar w:fldCharType="end"/>
      </w:r>
      <w:r w:rsidR="002F67A3" w:rsidRPr="00F04789">
        <w:rPr>
          <w:rFonts w:ascii="Times New Roman" w:hAnsi="Times New Roman" w:cs="Times New Roman"/>
        </w:rPr>
        <w:noBreakHyphen/>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SEQ Hình \* ARABIC \s 1 </w:instrText>
      </w:r>
      <w:r w:rsidR="002F67A3" w:rsidRPr="00F04789">
        <w:rPr>
          <w:rFonts w:ascii="Times New Roman" w:hAnsi="Times New Roman" w:cs="Times New Roman"/>
        </w:rPr>
        <w:fldChar w:fldCharType="separate"/>
      </w:r>
      <w:r w:rsidR="00092DEF">
        <w:rPr>
          <w:rFonts w:ascii="Times New Roman" w:hAnsi="Times New Roman" w:cs="Times New Roman"/>
          <w:noProof/>
        </w:rPr>
        <w:t>17</w:t>
      </w:r>
      <w:r w:rsidR="002F67A3" w:rsidRPr="00F04789">
        <w:rPr>
          <w:rFonts w:ascii="Times New Roman" w:hAnsi="Times New Roman" w:cs="Times New Roman"/>
        </w:rPr>
        <w:fldChar w:fldCharType="end"/>
      </w:r>
      <w:r w:rsidRPr="00F04789">
        <w:rPr>
          <w:rFonts w:ascii="Times New Roman" w:hAnsi="Times New Roman" w:cs="Times New Roman"/>
          <w:lang w:val="en-US"/>
        </w:rPr>
        <w:t xml:space="preserve">: </w:t>
      </w:r>
      <w:r w:rsidR="00B6160E" w:rsidRPr="00F04789">
        <w:rPr>
          <w:rFonts w:ascii="Times New Roman" w:hAnsi="Times New Roman" w:cs="Times New Roman"/>
          <w:lang w:val="en-US"/>
        </w:rPr>
        <w:t>F</w:t>
      </w:r>
      <w:r w:rsidRPr="00F04789">
        <w:rPr>
          <w:rFonts w:ascii="Times New Roman" w:hAnsi="Times New Roman" w:cs="Times New Roman"/>
          <w:lang w:val="en-US"/>
        </w:rPr>
        <w:t>ile Core_config.yml</w:t>
      </w:r>
      <w:bookmarkEnd w:id="66"/>
    </w:p>
    <w:p w14:paraId="1DD83525" w14:textId="77777777" w:rsidR="00A22BB9" w:rsidRPr="00F04789" w:rsidRDefault="00A22BB9" w:rsidP="00A22BB9">
      <w:pPr>
        <w:rPr>
          <w:rFonts w:ascii="Times New Roman" w:hAnsi="Times New Roman" w:cs="Times New Roman"/>
          <w:lang w:val="en-US"/>
        </w:rPr>
      </w:pPr>
    </w:p>
    <w:p w14:paraId="480C9EEB" w14:textId="41ABE943" w:rsidR="007F3071" w:rsidRPr="00F04789" w:rsidRDefault="00184522" w:rsidP="007F3071">
      <w:pPr>
        <w:rPr>
          <w:rFonts w:ascii="Times New Roman" w:hAnsi="Times New Roman" w:cs="Times New Roman"/>
          <w:lang w:val="en-US"/>
        </w:rPr>
      </w:pPr>
      <w:r w:rsidRPr="00F04789">
        <w:rPr>
          <w:rFonts w:ascii="Times New Roman" w:hAnsi="Times New Roman" w:cs="Times New Roman"/>
          <w:lang w:val="en-US"/>
        </w:rPr>
        <w:t>Các thành phần của file yml:</w:t>
      </w:r>
    </w:p>
    <w:p w14:paraId="1A2F7650" w14:textId="3ACA5E70" w:rsidR="00184522" w:rsidRPr="00F04789" w:rsidRDefault="00184522">
      <w:pPr>
        <w:pStyle w:val="ListParagraph"/>
        <w:numPr>
          <w:ilvl w:val="0"/>
          <w:numId w:val="12"/>
        </w:numPr>
        <w:spacing w:line="360" w:lineRule="auto"/>
      </w:pPr>
      <w:r w:rsidRPr="00F04789">
        <w:t>'name': tên của playbook là Core config</w:t>
      </w:r>
    </w:p>
    <w:p w14:paraId="0E688724" w14:textId="6FAC189E" w:rsidR="00184522" w:rsidRPr="00F04789" w:rsidRDefault="00184522">
      <w:pPr>
        <w:pStyle w:val="ListParagraph"/>
        <w:numPr>
          <w:ilvl w:val="0"/>
          <w:numId w:val="12"/>
        </w:numPr>
        <w:spacing w:line="360" w:lineRule="auto"/>
      </w:pPr>
      <w:r w:rsidRPr="00F04789">
        <w:t>'hosts': định nghĩa các đối tượng mà playbook được áp dụng các tác vụ, ở đây là nhóm "Cores" đã định nghĩa trong file hosts</w:t>
      </w:r>
    </w:p>
    <w:p w14:paraId="6E12C37B" w14:textId="02183721" w:rsidR="00184522" w:rsidRPr="00F04789" w:rsidRDefault="00184522">
      <w:pPr>
        <w:pStyle w:val="ListParagraph"/>
        <w:numPr>
          <w:ilvl w:val="0"/>
          <w:numId w:val="12"/>
        </w:numPr>
        <w:spacing w:line="360" w:lineRule="auto"/>
      </w:pPr>
      <w:r w:rsidRPr="00F04789">
        <w:lastRenderedPageBreak/>
        <w:t>'</w:t>
      </w:r>
      <w:proofErr w:type="gramStart"/>
      <w:r w:rsidRPr="00F04789">
        <w:t>gather</w:t>
      </w:r>
      <w:proofErr w:type="gramEnd"/>
      <w:r w:rsidRPr="00F04789">
        <w:t>_facts': tắt việc thu thập các thông tin về hệ thống mặc định của Ansible. Do đây là thiết bị mạng nên không cần thiết.</w:t>
      </w:r>
    </w:p>
    <w:p w14:paraId="1B482211" w14:textId="0FFA3F2C" w:rsidR="00184522" w:rsidRPr="00F04789" w:rsidRDefault="00184522">
      <w:pPr>
        <w:pStyle w:val="ListParagraph"/>
        <w:numPr>
          <w:ilvl w:val="0"/>
          <w:numId w:val="12"/>
        </w:numPr>
        <w:spacing w:line="360" w:lineRule="auto"/>
      </w:pPr>
      <w:r w:rsidRPr="00F04789">
        <w:t>'connection': chỉ định loại kết nối, ở đây là 'network_cli' để giao tiếp với thiết bị</w:t>
      </w:r>
    </w:p>
    <w:p w14:paraId="1D8B9C29" w14:textId="21F5FA91" w:rsidR="00184522" w:rsidRPr="00F04789" w:rsidRDefault="00184522">
      <w:pPr>
        <w:pStyle w:val="ListParagraph"/>
        <w:numPr>
          <w:ilvl w:val="0"/>
          <w:numId w:val="12"/>
        </w:numPr>
        <w:spacing w:line="360" w:lineRule="auto"/>
      </w:pPr>
      <w:r w:rsidRPr="00F04789">
        <w:t>'</w:t>
      </w:r>
      <w:proofErr w:type="gramStart"/>
      <w:r w:rsidRPr="00F04789">
        <w:t>ansible</w:t>
      </w:r>
      <w:proofErr w:type="gramEnd"/>
      <w:r w:rsidRPr="00F04789">
        <w:t>_network_os': chỉ định hệ điều hành của thiết bị mạng, ở đây là ios</w:t>
      </w:r>
    </w:p>
    <w:p w14:paraId="61D76D92" w14:textId="3E3F7A0B" w:rsidR="00184522" w:rsidRPr="00F04789" w:rsidRDefault="00184522">
      <w:pPr>
        <w:pStyle w:val="ListParagraph"/>
        <w:numPr>
          <w:ilvl w:val="0"/>
          <w:numId w:val="12"/>
        </w:numPr>
        <w:spacing w:line="360" w:lineRule="auto"/>
      </w:pPr>
      <w:r w:rsidRPr="00F04789">
        <w:t>'</w:t>
      </w:r>
      <w:proofErr w:type="gramStart"/>
      <w:r w:rsidRPr="00F04789">
        <w:t>ansible</w:t>
      </w:r>
      <w:proofErr w:type="gramEnd"/>
      <w:r w:rsidRPr="00F04789">
        <w:t xml:space="preserve">_user': username của thiết bị mạng là admin </w:t>
      </w:r>
    </w:p>
    <w:p w14:paraId="590B9239" w14:textId="392403BC" w:rsidR="00184522" w:rsidRPr="00F04789" w:rsidRDefault="00184522">
      <w:pPr>
        <w:pStyle w:val="ListParagraph"/>
        <w:numPr>
          <w:ilvl w:val="0"/>
          <w:numId w:val="12"/>
        </w:numPr>
        <w:spacing w:line="360" w:lineRule="auto"/>
      </w:pPr>
      <w:r w:rsidRPr="00F04789">
        <w:t>'</w:t>
      </w:r>
      <w:proofErr w:type="gramStart"/>
      <w:r w:rsidRPr="00F04789">
        <w:t>ansible</w:t>
      </w:r>
      <w:proofErr w:type="gramEnd"/>
      <w:r w:rsidRPr="00F04789">
        <w:t>_password': password của thiết bị mạng là cisco</w:t>
      </w:r>
    </w:p>
    <w:p w14:paraId="3EDF2A75" w14:textId="7FBE4FAB" w:rsidR="00184522" w:rsidRPr="00F04789" w:rsidRDefault="00184522">
      <w:pPr>
        <w:pStyle w:val="ListParagraph"/>
        <w:numPr>
          <w:ilvl w:val="0"/>
          <w:numId w:val="12"/>
        </w:numPr>
        <w:spacing w:line="360" w:lineRule="auto"/>
      </w:pPr>
      <w:r w:rsidRPr="00F04789">
        <w:t>'</w:t>
      </w:r>
      <w:proofErr w:type="gramStart"/>
      <w:r w:rsidRPr="00F04789">
        <w:t>ansible</w:t>
      </w:r>
      <w:proofErr w:type="gramEnd"/>
      <w:r w:rsidRPr="00F04789">
        <w:t>_become': cho phép thực hiện các tác vụ nâng cao</w:t>
      </w:r>
    </w:p>
    <w:p w14:paraId="6FA39FDD" w14:textId="5C381B59" w:rsidR="00184522" w:rsidRPr="00F04789" w:rsidRDefault="00184522">
      <w:pPr>
        <w:pStyle w:val="ListParagraph"/>
        <w:numPr>
          <w:ilvl w:val="0"/>
          <w:numId w:val="12"/>
        </w:numPr>
        <w:spacing w:line="360" w:lineRule="auto"/>
      </w:pPr>
      <w:r w:rsidRPr="00F04789">
        <w:t>'</w:t>
      </w:r>
      <w:proofErr w:type="gramStart"/>
      <w:r w:rsidRPr="00F04789">
        <w:t>ansible</w:t>
      </w:r>
      <w:proofErr w:type="gramEnd"/>
      <w:r w:rsidRPr="00F04789">
        <w:t>_python_interpreter': đường dẫn đến trình thông dịch Python, ở đây có đường dẫn là '/usr/bin/python'</w:t>
      </w:r>
    </w:p>
    <w:p w14:paraId="42878B92" w14:textId="54DA2382" w:rsidR="00184522" w:rsidRPr="00F04789" w:rsidRDefault="00184522">
      <w:pPr>
        <w:pStyle w:val="ListParagraph"/>
        <w:numPr>
          <w:ilvl w:val="0"/>
          <w:numId w:val="12"/>
        </w:numPr>
        <w:spacing w:line="360" w:lineRule="auto"/>
      </w:pPr>
      <w:r w:rsidRPr="00F04789">
        <w:t>'</w:t>
      </w:r>
      <w:proofErr w:type="gramStart"/>
      <w:r w:rsidRPr="00F04789">
        <w:t>ansible</w:t>
      </w:r>
      <w:proofErr w:type="gramEnd"/>
      <w:r w:rsidRPr="00F04789">
        <w:t>_ssh_timeout': thời gian chờ cho kết nối SSH là 60 giây</w:t>
      </w:r>
    </w:p>
    <w:p w14:paraId="0D9C566A" w14:textId="3CC913C3" w:rsidR="00184522" w:rsidRPr="00F04789" w:rsidRDefault="00184522">
      <w:pPr>
        <w:pStyle w:val="ListParagraph"/>
        <w:numPr>
          <w:ilvl w:val="0"/>
          <w:numId w:val="12"/>
        </w:numPr>
        <w:spacing w:line="360" w:lineRule="auto"/>
      </w:pPr>
      <w:r w:rsidRPr="00F04789">
        <w:t>'</w:t>
      </w:r>
      <w:proofErr w:type="gramStart"/>
      <w:r w:rsidRPr="00F04789">
        <w:t>ansible</w:t>
      </w:r>
      <w:proofErr w:type="gramEnd"/>
      <w:r w:rsidRPr="00F04789">
        <w:t>_builtin_script'</w:t>
      </w:r>
      <w:r w:rsidR="00975AC8" w:rsidRPr="00F04789">
        <w:t>: module của ansible để chạy một file script</w:t>
      </w:r>
    </w:p>
    <w:p w14:paraId="12A352A5" w14:textId="636BAB90" w:rsidR="00975AC8" w:rsidRPr="00F04789" w:rsidRDefault="00975AC8">
      <w:pPr>
        <w:pStyle w:val="ListParagraph"/>
        <w:numPr>
          <w:ilvl w:val="0"/>
          <w:numId w:val="12"/>
        </w:numPr>
        <w:spacing w:line="360" w:lineRule="auto"/>
      </w:pPr>
      <w:r w:rsidRPr="00F04789">
        <w:t>'cmd': đường dẫn đến file script, ở đây là '/etc/ansible/playbook/script/Core_configuration.py'</w:t>
      </w:r>
    </w:p>
    <w:p w14:paraId="36AACC14" w14:textId="625F3CF6" w:rsidR="00975AC8" w:rsidRPr="00F04789" w:rsidRDefault="00975AC8">
      <w:pPr>
        <w:pStyle w:val="ListParagraph"/>
        <w:numPr>
          <w:ilvl w:val="0"/>
          <w:numId w:val="12"/>
        </w:numPr>
        <w:spacing w:line="360" w:lineRule="auto"/>
      </w:pPr>
      <w:r w:rsidRPr="00F04789">
        <w:t>'executable': đường dẫn đến trình thông dịch Python</w:t>
      </w:r>
    </w:p>
    <w:p w14:paraId="2E436FB6" w14:textId="6EE015E7" w:rsidR="00975AC8" w:rsidRPr="00F04789" w:rsidRDefault="00975AC8">
      <w:pPr>
        <w:pStyle w:val="ListParagraph"/>
        <w:numPr>
          <w:ilvl w:val="0"/>
          <w:numId w:val="12"/>
        </w:numPr>
        <w:spacing w:line="360" w:lineRule="auto"/>
      </w:pPr>
      <w:r w:rsidRPr="00F04789">
        <w:t>'register': Lưu kết quả của nhiệm vụ vào biến result</w:t>
      </w:r>
    </w:p>
    <w:p w14:paraId="6D21DB75" w14:textId="2491CE69" w:rsidR="007F3071" w:rsidRPr="00F04789" w:rsidRDefault="007F3071" w:rsidP="007F3071">
      <w:pPr>
        <w:rPr>
          <w:rFonts w:ascii="Times New Roman" w:hAnsi="Times New Roman" w:cs="Times New Roman"/>
          <w:lang w:val="en-US"/>
        </w:rPr>
      </w:pPr>
    </w:p>
    <w:p w14:paraId="2D553E23" w14:textId="77777777" w:rsidR="00A22BB9" w:rsidRPr="00F04789" w:rsidRDefault="00975AC8" w:rsidP="00A22BB9">
      <w:pPr>
        <w:keepNext/>
        <w:jc w:val="center"/>
        <w:rPr>
          <w:rFonts w:ascii="Times New Roman" w:hAnsi="Times New Roman" w:cs="Times New Roman"/>
        </w:rPr>
      </w:pPr>
      <w:r w:rsidRPr="00F04789">
        <w:rPr>
          <w:rFonts w:ascii="Times New Roman" w:hAnsi="Times New Roman" w:cs="Times New Roman"/>
          <w:noProof/>
          <w:lang w:val="en-US"/>
        </w:rPr>
        <w:drawing>
          <wp:inline distT="0" distB="0" distL="0" distR="0" wp14:anchorId="3B70430B" wp14:editId="781A5A8D">
            <wp:extent cx="5579745" cy="2120265"/>
            <wp:effectExtent l="0" t="0" r="1905" b="0"/>
            <wp:docPr id="141529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97166" name=""/>
                    <pic:cNvPicPr/>
                  </pic:nvPicPr>
                  <pic:blipFill>
                    <a:blip r:embed="rId34"/>
                    <a:stretch>
                      <a:fillRect/>
                    </a:stretch>
                  </pic:blipFill>
                  <pic:spPr>
                    <a:xfrm>
                      <a:off x="0" y="0"/>
                      <a:ext cx="5579745" cy="2120265"/>
                    </a:xfrm>
                    <a:prstGeom prst="rect">
                      <a:avLst/>
                    </a:prstGeom>
                  </pic:spPr>
                </pic:pic>
              </a:graphicData>
            </a:graphic>
          </wp:inline>
        </w:drawing>
      </w:r>
    </w:p>
    <w:p w14:paraId="53A9D7D8" w14:textId="3CAC7C1A" w:rsidR="00F70D82" w:rsidRPr="00F04789" w:rsidRDefault="00A22BB9" w:rsidP="00B6160E">
      <w:pPr>
        <w:pStyle w:val="Quote"/>
        <w:rPr>
          <w:rFonts w:ascii="Times New Roman" w:hAnsi="Times New Roman" w:cs="Times New Roman"/>
          <w:lang w:val="en-US"/>
        </w:rPr>
      </w:pPr>
      <w:bookmarkStart w:id="67" w:name="_Toc171346459"/>
      <w:r w:rsidRPr="00F04789">
        <w:rPr>
          <w:rFonts w:ascii="Times New Roman" w:hAnsi="Times New Roman" w:cs="Times New Roman"/>
        </w:rPr>
        <w:t xml:space="preserve">Hình </w:t>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STYLEREF 1 \s </w:instrText>
      </w:r>
      <w:r w:rsidR="002F67A3" w:rsidRPr="00F04789">
        <w:rPr>
          <w:rFonts w:ascii="Times New Roman" w:hAnsi="Times New Roman" w:cs="Times New Roman"/>
        </w:rPr>
        <w:fldChar w:fldCharType="separate"/>
      </w:r>
      <w:r w:rsidR="00092DEF">
        <w:rPr>
          <w:rFonts w:ascii="Times New Roman" w:hAnsi="Times New Roman" w:cs="Times New Roman"/>
          <w:noProof/>
        </w:rPr>
        <w:t>3</w:t>
      </w:r>
      <w:r w:rsidR="002F67A3" w:rsidRPr="00F04789">
        <w:rPr>
          <w:rFonts w:ascii="Times New Roman" w:hAnsi="Times New Roman" w:cs="Times New Roman"/>
        </w:rPr>
        <w:fldChar w:fldCharType="end"/>
      </w:r>
      <w:r w:rsidR="002F67A3" w:rsidRPr="00F04789">
        <w:rPr>
          <w:rFonts w:ascii="Times New Roman" w:hAnsi="Times New Roman" w:cs="Times New Roman"/>
        </w:rPr>
        <w:noBreakHyphen/>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SEQ Hình \* ARABIC \s 1 </w:instrText>
      </w:r>
      <w:r w:rsidR="002F67A3" w:rsidRPr="00F04789">
        <w:rPr>
          <w:rFonts w:ascii="Times New Roman" w:hAnsi="Times New Roman" w:cs="Times New Roman"/>
        </w:rPr>
        <w:fldChar w:fldCharType="separate"/>
      </w:r>
      <w:r w:rsidR="00092DEF">
        <w:rPr>
          <w:rFonts w:ascii="Times New Roman" w:hAnsi="Times New Roman" w:cs="Times New Roman"/>
          <w:noProof/>
        </w:rPr>
        <w:t>18</w:t>
      </w:r>
      <w:r w:rsidR="002F67A3" w:rsidRPr="00F04789">
        <w:rPr>
          <w:rFonts w:ascii="Times New Roman" w:hAnsi="Times New Roman" w:cs="Times New Roman"/>
        </w:rPr>
        <w:fldChar w:fldCharType="end"/>
      </w:r>
      <w:r w:rsidRPr="00F04789">
        <w:rPr>
          <w:rFonts w:ascii="Times New Roman" w:hAnsi="Times New Roman" w:cs="Times New Roman"/>
          <w:lang w:val="en-US"/>
        </w:rPr>
        <w:t>: Sau khi chạy file yml</w:t>
      </w:r>
      <w:bookmarkEnd w:id="67"/>
    </w:p>
    <w:p w14:paraId="31499702" w14:textId="77777777" w:rsidR="00A22BB9" w:rsidRPr="00F04789" w:rsidRDefault="00A22BB9" w:rsidP="00A22BB9">
      <w:pPr>
        <w:rPr>
          <w:rFonts w:ascii="Times New Roman" w:hAnsi="Times New Roman" w:cs="Times New Roman"/>
          <w:lang w:val="en-US"/>
        </w:rPr>
      </w:pPr>
    </w:p>
    <w:p w14:paraId="7C577143" w14:textId="29EC521A" w:rsidR="00975AC8" w:rsidRPr="00F04789" w:rsidRDefault="00975AC8" w:rsidP="00975AC8">
      <w:pPr>
        <w:rPr>
          <w:rFonts w:ascii="Times New Roman" w:hAnsi="Times New Roman" w:cs="Times New Roman"/>
          <w:lang w:val="en-US"/>
        </w:rPr>
      </w:pPr>
      <w:r w:rsidRPr="00F04789">
        <w:rPr>
          <w:rFonts w:ascii="Times New Roman" w:hAnsi="Times New Roman" w:cs="Times New Roman"/>
          <w:lang w:val="en-US"/>
        </w:rPr>
        <w:lastRenderedPageBreak/>
        <w:t>Chạy các file yml bằng lệnh '</w:t>
      </w:r>
      <w:proofErr w:type="gramStart"/>
      <w:r w:rsidRPr="00F04789">
        <w:rPr>
          <w:rFonts w:ascii="Times New Roman" w:hAnsi="Times New Roman" w:cs="Times New Roman"/>
          <w:lang w:val="en-US"/>
        </w:rPr>
        <w:t>ansible-playbook</w:t>
      </w:r>
      <w:proofErr w:type="gramEnd"/>
      <w:r w:rsidRPr="00F04789">
        <w:rPr>
          <w:rFonts w:ascii="Times New Roman" w:hAnsi="Times New Roman" w:cs="Times New Roman"/>
          <w:lang w:val="en-US"/>
        </w:rPr>
        <w:t xml:space="preserve"> [tên file.yml]' dưới quyền root sẽ cho ra kết quả là các thiết bị đã có sự thay đổi trong cấu hình và các tasks được thực hiện thành công.</w:t>
      </w:r>
    </w:p>
    <w:p w14:paraId="79845664" w14:textId="779C5EC8" w:rsidR="00975AC8" w:rsidRPr="00F04789" w:rsidRDefault="00975AC8" w:rsidP="00975AC8">
      <w:pPr>
        <w:rPr>
          <w:rFonts w:ascii="Times New Roman" w:hAnsi="Times New Roman" w:cs="Times New Roman"/>
          <w:lang w:val="en-US"/>
        </w:rPr>
      </w:pPr>
      <w:r w:rsidRPr="00F04789">
        <w:rPr>
          <w:rFonts w:ascii="Times New Roman" w:hAnsi="Times New Roman" w:cs="Times New Roman"/>
          <w:lang w:val="en-US"/>
        </w:rPr>
        <w:t>Tham khảo thêm các file yml khác tại đường dẫn này:</w:t>
      </w:r>
    </w:p>
    <w:p w14:paraId="58978627" w14:textId="77579FD3" w:rsidR="00975AC8" w:rsidRPr="00F04789" w:rsidRDefault="00975AC8" w:rsidP="00975AC8">
      <w:pPr>
        <w:rPr>
          <w:rFonts w:ascii="Times New Roman" w:hAnsi="Times New Roman" w:cs="Times New Roman"/>
          <w:lang w:val="en-US"/>
        </w:rPr>
      </w:pPr>
      <w:r w:rsidRPr="00F04789">
        <w:rPr>
          <w:rFonts w:ascii="Times New Roman" w:hAnsi="Times New Roman" w:cs="Times New Roman"/>
          <w:lang w:val="en-US"/>
        </w:rPr>
        <w:t xml:space="preserve">Link: </w:t>
      </w:r>
      <w:hyperlink r:id="rId35" w:history="1">
        <w:r w:rsidR="00A7092C" w:rsidRPr="00F04789">
          <w:rPr>
            <w:rStyle w:val="Hyperlink"/>
            <w:rFonts w:ascii="Times New Roman" w:hAnsi="Times New Roman" w:cs="Times New Roman"/>
            <w:lang w:val="en-US"/>
          </w:rPr>
          <w:t>https://github.com/huannv2973/netmiko-configuration</w:t>
        </w:r>
      </w:hyperlink>
    </w:p>
    <w:p w14:paraId="240720CD" w14:textId="77777777" w:rsidR="00A22BB9" w:rsidRPr="00F04789" w:rsidRDefault="00A7092C" w:rsidP="00A22BB9">
      <w:pPr>
        <w:keepNext/>
        <w:jc w:val="center"/>
        <w:rPr>
          <w:rFonts w:ascii="Times New Roman" w:hAnsi="Times New Roman" w:cs="Times New Roman"/>
        </w:rPr>
      </w:pPr>
      <w:r w:rsidRPr="00F04789">
        <w:rPr>
          <w:rFonts w:ascii="Times New Roman" w:hAnsi="Times New Roman" w:cs="Times New Roman"/>
          <w:noProof/>
          <w:lang w:val="en-US"/>
        </w:rPr>
        <w:drawing>
          <wp:inline distT="0" distB="0" distL="0" distR="0" wp14:anchorId="5FDC8196" wp14:editId="29644138">
            <wp:extent cx="4601217" cy="5239481"/>
            <wp:effectExtent l="0" t="0" r="8890" b="0"/>
            <wp:docPr id="208355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57220" name=""/>
                    <pic:cNvPicPr/>
                  </pic:nvPicPr>
                  <pic:blipFill>
                    <a:blip r:embed="rId36"/>
                    <a:stretch>
                      <a:fillRect/>
                    </a:stretch>
                  </pic:blipFill>
                  <pic:spPr>
                    <a:xfrm>
                      <a:off x="0" y="0"/>
                      <a:ext cx="4601217" cy="5239481"/>
                    </a:xfrm>
                    <a:prstGeom prst="rect">
                      <a:avLst/>
                    </a:prstGeom>
                  </pic:spPr>
                </pic:pic>
              </a:graphicData>
            </a:graphic>
          </wp:inline>
        </w:drawing>
      </w:r>
    </w:p>
    <w:p w14:paraId="1F423D84" w14:textId="48DD40B7" w:rsidR="00A7092C" w:rsidRPr="00F04789" w:rsidRDefault="00A22BB9" w:rsidP="00B6160E">
      <w:pPr>
        <w:pStyle w:val="Quote"/>
        <w:rPr>
          <w:rFonts w:ascii="Times New Roman" w:hAnsi="Times New Roman" w:cs="Times New Roman"/>
          <w:lang w:val="en-US"/>
        </w:rPr>
      </w:pPr>
      <w:bookmarkStart w:id="68" w:name="_Toc171346460"/>
      <w:r w:rsidRPr="00F04789">
        <w:rPr>
          <w:rFonts w:ascii="Times New Roman" w:hAnsi="Times New Roman" w:cs="Times New Roman"/>
        </w:rPr>
        <w:t xml:space="preserve">Hình </w:t>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STYLEREF 1 \s </w:instrText>
      </w:r>
      <w:r w:rsidR="002F67A3" w:rsidRPr="00F04789">
        <w:rPr>
          <w:rFonts w:ascii="Times New Roman" w:hAnsi="Times New Roman" w:cs="Times New Roman"/>
        </w:rPr>
        <w:fldChar w:fldCharType="separate"/>
      </w:r>
      <w:r w:rsidR="00092DEF">
        <w:rPr>
          <w:rFonts w:ascii="Times New Roman" w:hAnsi="Times New Roman" w:cs="Times New Roman"/>
          <w:noProof/>
        </w:rPr>
        <w:t>3</w:t>
      </w:r>
      <w:r w:rsidR="002F67A3" w:rsidRPr="00F04789">
        <w:rPr>
          <w:rFonts w:ascii="Times New Roman" w:hAnsi="Times New Roman" w:cs="Times New Roman"/>
        </w:rPr>
        <w:fldChar w:fldCharType="end"/>
      </w:r>
      <w:r w:rsidR="002F67A3" w:rsidRPr="00F04789">
        <w:rPr>
          <w:rFonts w:ascii="Times New Roman" w:hAnsi="Times New Roman" w:cs="Times New Roman"/>
        </w:rPr>
        <w:noBreakHyphen/>
      </w:r>
      <w:r w:rsidR="002F67A3" w:rsidRPr="00F04789">
        <w:rPr>
          <w:rFonts w:ascii="Times New Roman" w:hAnsi="Times New Roman" w:cs="Times New Roman"/>
        </w:rPr>
        <w:fldChar w:fldCharType="begin"/>
      </w:r>
      <w:r w:rsidR="002F67A3" w:rsidRPr="00F04789">
        <w:rPr>
          <w:rFonts w:ascii="Times New Roman" w:hAnsi="Times New Roman" w:cs="Times New Roman"/>
        </w:rPr>
        <w:instrText xml:space="preserve"> SEQ Hình \* ARABIC \s 1 </w:instrText>
      </w:r>
      <w:r w:rsidR="002F67A3" w:rsidRPr="00F04789">
        <w:rPr>
          <w:rFonts w:ascii="Times New Roman" w:hAnsi="Times New Roman" w:cs="Times New Roman"/>
        </w:rPr>
        <w:fldChar w:fldCharType="separate"/>
      </w:r>
      <w:r w:rsidR="00092DEF">
        <w:rPr>
          <w:rFonts w:ascii="Times New Roman" w:hAnsi="Times New Roman" w:cs="Times New Roman"/>
          <w:noProof/>
        </w:rPr>
        <w:t>19</w:t>
      </w:r>
      <w:r w:rsidR="002F67A3" w:rsidRPr="00F04789">
        <w:rPr>
          <w:rFonts w:ascii="Times New Roman" w:hAnsi="Times New Roman" w:cs="Times New Roman"/>
        </w:rPr>
        <w:fldChar w:fldCharType="end"/>
      </w:r>
      <w:r w:rsidRPr="00F04789">
        <w:rPr>
          <w:rFonts w:ascii="Times New Roman" w:hAnsi="Times New Roman" w:cs="Times New Roman"/>
          <w:lang w:val="en-US"/>
        </w:rPr>
        <w:t>: Kiểm tra các cấu hình sau khi chạy Ansible</w:t>
      </w:r>
      <w:bookmarkEnd w:id="68"/>
    </w:p>
    <w:p w14:paraId="6923EA94" w14:textId="77777777" w:rsidR="00A22BB9" w:rsidRPr="00F04789" w:rsidRDefault="00A22BB9" w:rsidP="00A22BB9">
      <w:pPr>
        <w:rPr>
          <w:rFonts w:ascii="Times New Roman" w:hAnsi="Times New Roman" w:cs="Times New Roman"/>
          <w:lang w:val="en-US"/>
        </w:rPr>
      </w:pPr>
    </w:p>
    <w:p w14:paraId="32C0AC29" w14:textId="4F7C0EFE" w:rsidR="00A7092C" w:rsidRPr="00F04789" w:rsidRDefault="00A7092C" w:rsidP="00A7092C">
      <w:pPr>
        <w:pStyle w:val="Heading1"/>
      </w:pPr>
      <w:bookmarkStart w:id="69" w:name="_Toc171455496"/>
      <w:r w:rsidRPr="00F04789">
        <w:lastRenderedPageBreak/>
        <w:t>KIỂM THỬ MÔ HÌNH</w:t>
      </w:r>
      <w:bookmarkEnd w:id="69"/>
    </w:p>
    <w:p w14:paraId="048DC710" w14:textId="1EC7CA3C" w:rsidR="00337D2D" w:rsidRPr="00F04789" w:rsidRDefault="00337D2D" w:rsidP="00337D2D">
      <w:pPr>
        <w:pStyle w:val="Heading2"/>
        <w:rPr>
          <w:rFonts w:cs="Times New Roman"/>
          <w:lang w:val="en-US"/>
        </w:rPr>
      </w:pPr>
      <w:bookmarkStart w:id="70" w:name="_Toc171455497"/>
      <w:r w:rsidRPr="00F04789">
        <w:rPr>
          <w:rFonts w:cs="Times New Roman"/>
          <w:lang w:val="en-US"/>
        </w:rPr>
        <w:t>Viết các kịch bản của mô hình mạng</w:t>
      </w:r>
      <w:bookmarkEnd w:id="70"/>
    </w:p>
    <w:tbl>
      <w:tblPr>
        <w:tblStyle w:val="TableGrid"/>
        <w:tblW w:w="0" w:type="auto"/>
        <w:tblInd w:w="-545" w:type="dxa"/>
        <w:tblLook w:val="04A0" w:firstRow="1" w:lastRow="0" w:firstColumn="1" w:lastColumn="0" w:noHBand="0" w:noVBand="1"/>
      </w:tblPr>
      <w:tblGrid>
        <w:gridCol w:w="2417"/>
        <w:gridCol w:w="2490"/>
        <w:gridCol w:w="2231"/>
        <w:gridCol w:w="2184"/>
      </w:tblGrid>
      <w:tr w:rsidR="00337D2D" w:rsidRPr="00F04789" w14:paraId="034899D5" w14:textId="77777777" w:rsidTr="00D837E8">
        <w:tc>
          <w:tcPr>
            <w:tcW w:w="2417" w:type="dxa"/>
          </w:tcPr>
          <w:p w14:paraId="27135701"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Thiết bị</w:t>
            </w:r>
          </w:p>
        </w:tc>
        <w:tc>
          <w:tcPr>
            <w:tcW w:w="2490" w:type="dxa"/>
          </w:tcPr>
          <w:p w14:paraId="2BFD85D9"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Interface</w:t>
            </w:r>
          </w:p>
        </w:tc>
        <w:tc>
          <w:tcPr>
            <w:tcW w:w="2231" w:type="dxa"/>
          </w:tcPr>
          <w:p w14:paraId="3804B06C"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IP Address</w:t>
            </w:r>
          </w:p>
        </w:tc>
        <w:tc>
          <w:tcPr>
            <w:tcW w:w="2184" w:type="dxa"/>
          </w:tcPr>
          <w:p w14:paraId="26F0E9DD"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Default Gateway</w:t>
            </w:r>
          </w:p>
        </w:tc>
      </w:tr>
      <w:tr w:rsidR="00337D2D" w:rsidRPr="00F04789" w14:paraId="7399480C" w14:textId="77777777" w:rsidTr="00D837E8">
        <w:trPr>
          <w:trHeight w:val="192"/>
        </w:trPr>
        <w:tc>
          <w:tcPr>
            <w:tcW w:w="2417" w:type="dxa"/>
            <w:vMerge w:val="restart"/>
          </w:tcPr>
          <w:p w14:paraId="13422BFD"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Router Gateway 1</w:t>
            </w:r>
          </w:p>
        </w:tc>
        <w:tc>
          <w:tcPr>
            <w:tcW w:w="2490" w:type="dxa"/>
          </w:tcPr>
          <w:p w14:paraId="6C9E57CF"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E0/2</w:t>
            </w:r>
          </w:p>
        </w:tc>
        <w:tc>
          <w:tcPr>
            <w:tcW w:w="2231" w:type="dxa"/>
          </w:tcPr>
          <w:p w14:paraId="119B9B4F"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192.168.1.177/24</w:t>
            </w:r>
          </w:p>
        </w:tc>
        <w:tc>
          <w:tcPr>
            <w:tcW w:w="2184" w:type="dxa"/>
          </w:tcPr>
          <w:p w14:paraId="19A1E9F6" w14:textId="77777777" w:rsidR="00337D2D" w:rsidRPr="00F04789" w:rsidRDefault="00337D2D" w:rsidP="00D837E8">
            <w:pPr>
              <w:jc w:val="center"/>
              <w:rPr>
                <w:rFonts w:ascii="Times New Roman" w:hAnsi="Times New Roman"/>
                <w:lang w:val="en-US"/>
              </w:rPr>
            </w:pPr>
          </w:p>
        </w:tc>
      </w:tr>
      <w:tr w:rsidR="00337D2D" w:rsidRPr="00F04789" w14:paraId="12EB4085" w14:textId="77777777" w:rsidTr="00D837E8">
        <w:trPr>
          <w:trHeight w:val="192"/>
        </w:trPr>
        <w:tc>
          <w:tcPr>
            <w:tcW w:w="2417" w:type="dxa"/>
            <w:vMerge/>
          </w:tcPr>
          <w:p w14:paraId="5A6DF1B7" w14:textId="77777777" w:rsidR="00337D2D" w:rsidRPr="00F04789" w:rsidRDefault="00337D2D" w:rsidP="00D837E8">
            <w:pPr>
              <w:jc w:val="center"/>
              <w:rPr>
                <w:rFonts w:ascii="Times New Roman" w:hAnsi="Times New Roman"/>
                <w:lang w:val="en-US"/>
              </w:rPr>
            </w:pPr>
          </w:p>
        </w:tc>
        <w:tc>
          <w:tcPr>
            <w:tcW w:w="2490" w:type="dxa"/>
          </w:tcPr>
          <w:p w14:paraId="46DECEF9"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E0/1</w:t>
            </w:r>
          </w:p>
        </w:tc>
        <w:tc>
          <w:tcPr>
            <w:tcW w:w="2231" w:type="dxa"/>
          </w:tcPr>
          <w:p w14:paraId="6CB709F6"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172.16.12.2/24</w:t>
            </w:r>
          </w:p>
        </w:tc>
        <w:tc>
          <w:tcPr>
            <w:tcW w:w="2184" w:type="dxa"/>
          </w:tcPr>
          <w:p w14:paraId="45060499" w14:textId="77777777" w:rsidR="00337D2D" w:rsidRPr="00F04789" w:rsidRDefault="00337D2D" w:rsidP="00D837E8">
            <w:pPr>
              <w:jc w:val="center"/>
              <w:rPr>
                <w:rFonts w:ascii="Times New Roman" w:hAnsi="Times New Roman"/>
                <w:lang w:val="en-US"/>
              </w:rPr>
            </w:pPr>
          </w:p>
        </w:tc>
      </w:tr>
      <w:tr w:rsidR="00337D2D" w:rsidRPr="00F04789" w14:paraId="2B570DA1" w14:textId="77777777" w:rsidTr="00D837E8">
        <w:trPr>
          <w:trHeight w:val="192"/>
        </w:trPr>
        <w:tc>
          <w:tcPr>
            <w:tcW w:w="2417" w:type="dxa"/>
            <w:vMerge/>
          </w:tcPr>
          <w:p w14:paraId="6616E71C" w14:textId="77777777" w:rsidR="00337D2D" w:rsidRPr="00F04789" w:rsidRDefault="00337D2D" w:rsidP="00D837E8">
            <w:pPr>
              <w:jc w:val="center"/>
              <w:rPr>
                <w:rFonts w:ascii="Times New Roman" w:hAnsi="Times New Roman"/>
                <w:lang w:val="en-US"/>
              </w:rPr>
            </w:pPr>
          </w:p>
        </w:tc>
        <w:tc>
          <w:tcPr>
            <w:tcW w:w="2490" w:type="dxa"/>
          </w:tcPr>
          <w:p w14:paraId="17AD113D"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E0/0</w:t>
            </w:r>
          </w:p>
        </w:tc>
        <w:tc>
          <w:tcPr>
            <w:tcW w:w="2231" w:type="dxa"/>
          </w:tcPr>
          <w:p w14:paraId="657B127F"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172.16.10.1/24</w:t>
            </w:r>
          </w:p>
        </w:tc>
        <w:tc>
          <w:tcPr>
            <w:tcW w:w="2184" w:type="dxa"/>
          </w:tcPr>
          <w:p w14:paraId="3D817AF6" w14:textId="77777777" w:rsidR="00337D2D" w:rsidRPr="00F04789" w:rsidRDefault="00337D2D" w:rsidP="00D837E8">
            <w:pPr>
              <w:jc w:val="center"/>
              <w:rPr>
                <w:rFonts w:ascii="Times New Roman" w:hAnsi="Times New Roman"/>
                <w:lang w:val="en-US"/>
              </w:rPr>
            </w:pPr>
          </w:p>
        </w:tc>
      </w:tr>
      <w:tr w:rsidR="00337D2D" w:rsidRPr="00F04789" w14:paraId="4E4CB26C" w14:textId="77777777" w:rsidTr="00D837E8">
        <w:trPr>
          <w:trHeight w:val="192"/>
        </w:trPr>
        <w:tc>
          <w:tcPr>
            <w:tcW w:w="2417" w:type="dxa"/>
            <w:vMerge w:val="restart"/>
          </w:tcPr>
          <w:p w14:paraId="45B2A04C"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Router Gateway 2</w:t>
            </w:r>
          </w:p>
        </w:tc>
        <w:tc>
          <w:tcPr>
            <w:tcW w:w="2490" w:type="dxa"/>
          </w:tcPr>
          <w:p w14:paraId="70BC5009"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E0/2</w:t>
            </w:r>
          </w:p>
        </w:tc>
        <w:tc>
          <w:tcPr>
            <w:tcW w:w="2231" w:type="dxa"/>
          </w:tcPr>
          <w:p w14:paraId="03574D9A"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192.168.1.178/24</w:t>
            </w:r>
          </w:p>
        </w:tc>
        <w:tc>
          <w:tcPr>
            <w:tcW w:w="2184" w:type="dxa"/>
          </w:tcPr>
          <w:p w14:paraId="4748C8D0" w14:textId="77777777" w:rsidR="00337D2D" w:rsidRPr="00F04789" w:rsidRDefault="00337D2D" w:rsidP="00D837E8">
            <w:pPr>
              <w:jc w:val="center"/>
              <w:rPr>
                <w:rFonts w:ascii="Times New Roman" w:hAnsi="Times New Roman"/>
                <w:lang w:val="en-US"/>
              </w:rPr>
            </w:pPr>
          </w:p>
        </w:tc>
      </w:tr>
      <w:tr w:rsidR="00337D2D" w:rsidRPr="00F04789" w14:paraId="1F75A418" w14:textId="77777777" w:rsidTr="00D837E8">
        <w:trPr>
          <w:trHeight w:val="192"/>
        </w:trPr>
        <w:tc>
          <w:tcPr>
            <w:tcW w:w="2417" w:type="dxa"/>
            <w:vMerge/>
          </w:tcPr>
          <w:p w14:paraId="6F65B16C" w14:textId="77777777" w:rsidR="00337D2D" w:rsidRPr="00F04789" w:rsidRDefault="00337D2D" w:rsidP="00D837E8">
            <w:pPr>
              <w:jc w:val="center"/>
              <w:rPr>
                <w:rFonts w:ascii="Times New Roman" w:hAnsi="Times New Roman"/>
                <w:lang w:val="en-US"/>
              </w:rPr>
            </w:pPr>
          </w:p>
        </w:tc>
        <w:tc>
          <w:tcPr>
            <w:tcW w:w="2490" w:type="dxa"/>
          </w:tcPr>
          <w:p w14:paraId="2B54746C"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E0/1</w:t>
            </w:r>
          </w:p>
        </w:tc>
        <w:tc>
          <w:tcPr>
            <w:tcW w:w="2231" w:type="dxa"/>
          </w:tcPr>
          <w:p w14:paraId="62031432"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172.16.14.1/24</w:t>
            </w:r>
          </w:p>
        </w:tc>
        <w:tc>
          <w:tcPr>
            <w:tcW w:w="2184" w:type="dxa"/>
          </w:tcPr>
          <w:p w14:paraId="2B2AAE83" w14:textId="77777777" w:rsidR="00337D2D" w:rsidRPr="00F04789" w:rsidRDefault="00337D2D" w:rsidP="00D837E8">
            <w:pPr>
              <w:jc w:val="center"/>
              <w:rPr>
                <w:rFonts w:ascii="Times New Roman" w:hAnsi="Times New Roman"/>
                <w:lang w:val="en-US"/>
              </w:rPr>
            </w:pPr>
          </w:p>
        </w:tc>
      </w:tr>
      <w:tr w:rsidR="00337D2D" w:rsidRPr="00F04789" w14:paraId="098DE464" w14:textId="77777777" w:rsidTr="00D837E8">
        <w:trPr>
          <w:trHeight w:val="192"/>
        </w:trPr>
        <w:tc>
          <w:tcPr>
            <w:tcW w:w="2417" w:type="dxa"/>
            <w:vMerge/>
          </w:tcPr>
          <w:p w14:paraId="7F24F1A6" w14:textId="77777777" w:rsidR="00337D2D" w:rsidRPr="00F04789" w:rsidRDefault="00337D2D" w:rsidP="00D837E8">
            <w:pPr>
              <w:jc w:val="center"/>
              <w:rPr>
                <w:rFonts w:ascii="Times New Roman" w:hAnsi="Times New Roman"/>
                <w:lang w:val="en-US"/>
              </w:rPr>
            </w:pPr>
          </w:p>
        </w:tc>
        <w:tc>
          <w:tcPr>
            <w:tcW w:w="2490" w:type="dxa"/>
          </w:tcPr>
          <w:p w14:paraId="475771B4"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E0/0</w:t>
            </w:r>
          </w:p>
        </w:tc>
        <w:tc>
          <w:tcPr>
            <w:tcW w:w="2231" w:type="dxa"/>
          </w:tcPr>
          <w:p w14:paraId="00B1DEBC"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172.16.15.5/24</w:t>
            </w:r>
          </w:p>
        </w:tc>
        <w:tc>
          <w:tcPr>
            <w:tcW w:w="2184" w:type="dxa"/>
          </w:tcPr>
          <w:p w14:paraId="42BA8BB1" w14:textId="77777777" w:rsidR="00337D2D" w:rsidRPr="00F04789" w:rsidRDefault="00337D2D" w:rsidP="00D837E8">
            <w:pPr>
              <w:jc w:val="center"/>
              <w:rPr>
                <w:rFonts w:ascii="Times New Roman" w:hAnsi="Times New Roman"/>
                <w:lang w:val="en-US"/>
              </w:rPr>
            </w:pPr>
          </w:p>
        </w:tc>
      </w:tr>
      <w:tr w:rsidR="00337D2D" w:rsidRPr="00F04789" w14:paraId="7623DC1C" w14:textId="77777777" w:rsidTr="00D837E8">
        <w:trPr>
          <w:trHeight w:val="116"/>
        </w:trPr>
        <w:tc>
          <w:tcPr>
            <w:tcW w:w="2417" w:type="dxa"/>
            <w:vMerge w:val="restart"/>
          </w:tcPr>
          <w:p w14:paraId="237F7C2A"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Switch Core 1</w:t>
            </w:r>
          </w:p>
        </w:tc>
        <w:tc>
          <w:tcPr>
            <w:tcW w:w="2490" w:type="dxa"/>
          </w:tcPr>
          <w:p w14:paraId="6CCB14B2"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E3/0</w:t>
            </w:r>
          </w:p>
        </w:tc>
        <w:tc>
          <w:tcPr>
            <w:tcW w:w="2231" w:type="dxa"/>
          </w:tcPr>
          <w:p w14:paraId="45E5EEC5"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192.168.1.189/24</w:t>
            </w:r>
          </w:p>
        </w:tc>
        <w:tc>
          <w:tcPr>
            <w:tcW w:w="2184" w:type="dxa"/>
          </w:tcPr>
          <w:p w14:paraId="2105CA05" w14:textId="77777777" w:rsidR="00337D2D" w:rsidRPr="00F04789" w:rsidRDefault="00337D2D" w:rsidP="00D837E8">
            <w:pPr>
              <w:jc w:val="center"/>
              <w:rPr>
                <w:rFonts w:ascii="Times New Roman" w:hAnsi="Times New Roman"/>
                <w:lang w:val="en-US"/>
              </w:rPr>
            </w:pPr>
          </w:p>
        </w:tc>
      </w:tr>
      <w:tr w:rsidR="00337D2D" w:rsidRPr="00F04789" w14:paraId="50CB9820" w14:textId="77777777" w:rsidTr="00D837E8">
        <w:trPr>
          <w:trHeight w:val="115"/>
        </w:trPr>
        <w:tc>
          <w:tcPr>
            <w:tcW w:w="2417" w:type="dxa"/>
            <w:vMerge/>
          </w:tcPr>
          <w:p w14:paraId="58C00426" w14:textId="77777777" w:rsidR="00337D2D" w:rsidRPr="00F04789" w:rsidRDefault="00337D2D" w:rsidP="00D837E8">
            <w:pPr>
              <w:jc w:val="center"/>
              <w:rPr>
                <w:rFonts w:ascii="Times New Roman" w:hAnsi="Times New Roman"/>
                <w:lang w:val="en-US"/>
              </w:rPr>
            </w:pPr>
          </w:p>
        </w:tc>
        <w:tc>
          <w:tcPr>
            <w:tcW w:w="2490" w:type="dxa"/>
          </w:tcPr>
          <w:p w14:paraId="596C07E2"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VLAN 10</w:t>
            </w:r>
          </w:p>
        </w:tc>
        <w:tc>
          <w:tcPr>
            <w:tcW w:w="2231" w:type="dxa"/>
          </w:tcPr>
          <w:p w14:paraId="20776064"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192.168.10.5/24</w:t>
            </w:r>
          </w:p>
        </w:tc>
        <w:tc>
          <w:tcPr>
            <w:tcW w:w="2184" w:type="dxa"/>
          </w:tcPr>
          <w:p w14:paraId="1EB99666" w14:textId="77777777" w:rsidR="00337D2D" w:rsidRPr="00F04789" w:rsidRDefault="00337D2D" w:rsidP="00D837E8">
            <w:pPr>
              <w:jc w:val="center"/>
              <w:rPr>
                <w:rFonts w:ascii="Times New Roman" w:hAnsi="Times New Roman"/>
                <w:lang w:val="en-US"/>
              </w:rPr>
            </w:pPr>
          </w:p>
        </w:tc>
      </w:tr>
      <w:tr w:rsidR="00337D2D" w:rsidRPr="00F04789" w14:paraId="1DF180F5" w14:textId="77777777" w:rsidTr="00D837E8">
        <w:trPr>
          <w:trHeight w:val="115"/>
        </w:trPr>
        <w:tc>
          <w:tcPr>
            <w:tcW w:w="2417" w:type="dxa"/>
            <w:vMerge/>
          </w:tcPr>
          <w:p w14:paraId="2D97F1FF" w14:textId="77777777" w:rsidR="00337D2D" w:rsidRPr="00F04789" w:rsidRDefault="00337D2D" w:rsidP="00D837E8">
            <w:pPr>
              <w:jc w:val="center"/>
              <w:rPr>
                <w:rFonts w:ascii="Times New Roman" w:hAnsi="Times New Roman"/>
                <w:lang w:val="en-US"/>
              </w:rPr>
            </w:pPr>
          </w:p>
        </w:tc>
        <w:tc>
          <w:tcPr>
            <w:tcW w:w="2490" w:type="dxa"/>
          </w:tcPr>
          <w:p w14:paraId="392B8C78"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VLAN 20</w:t>
            </w:r>
          </w:p>
        </w:tc>
        <w:tc>
          <w:tcPr>
            <w:tcW w:w="2231" w:type="dxa"/>
          </w:tcPr>
          <w:p w14:paraId="56B8A059"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192.168.20.5/24</w:t>
            </w:r>
          </w:p>
        </w:tc>
        <w:tc>
          <w:tcPr>
            <w:tcW w:w="2184" w:type="dxa"/>
          </w:tcPr>
          <w:p w14:paraId="03EC5E7D" w14:textId="77777777" w:rsidR="00337D2D" w:rsidRPr="00F04789" w:rsidRDefault="00337D2D" w:rsidP="00D837E8">
            <w:pPr>
              <w:jc w:val="center"/>
              <w:rPr>
                <w:rFonts w:ascii="Times New Roman" w:hAnsi="Times New Roman"/>
                <w:lang w:val="en-US"/>
              </w:rPr>
            </w:pPr>
          </w:p>
        </w:tc>
      </w:tr>
      <w:tr w:rsidR="00337D2D" w:rsidRPr="00F04789" w14:paraId="1A61FA0C" w14:textId="77777777" w:rsidTr="00D837E8">
        <w:trPr>
          <w:trHeight w:val="115"/>
        </w:trPr>
        <w:tc>
          <w:tcPr>
            <w:tcW w:w="2417" w:type="dxa"/>
            <w:vMerge/>
          </w:tcPr>
          <w:p w14:paraId="54ECFC89" w14:textId="77777777" w:rsidR="00337D2D" w:rsidRPr="00F04789" w:rsidRDefault="00337D2D" w:rsidP="00D837E8">
            <w:pPr>
              <w:jc w:val="center"/>
              <w:rPr>
                <w:rFonts w:ascii="Times New Roman" w:hAnsi="Times New Roman"/>
                <w:lang w:val="en-US"/>
              </w:rPr>
            </w:pPr>
          </w:p>
        </w:tc>
        <w:tc>
          <w:tcPr>
            <w:tcW w:w="2490" w:type="dxa"/>
          </w:tcPr>
          <w:p w14:paraId="22A10331"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E0/2</w:t>
            </w:r>
          </w:p>
        </w:tc>
        <w:tc>
          <w:tcPr>
            <w:tcW w:w="2231" w:type="dxa"/>
          </w:tcPr>
          <w:p w14:paraId="1604261A"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172.16.10.2/24</w:t>
            </w:r>
          </w:p>
        </w:tc>
        <w:tc>
          <w:tcPr>
            <w:tcW w:w="2184" w:type="dxa"/>
          </w:tcPr>
          <w:p w14:paraId="383668DF" w14:textId="77777777" w:rsidR="00337D2D" w:rsidRPr="00F04789" w:rsidRDefault="00337D2D" w:rsidP="00D837E8">
            <w:pPr>
              <w:jc w:val="center"/>
              <w:rPr>
                <w:rFonts w:ascii="Times New Roman" w:hAnsi="Times New Roman"/>
                <w:lang w:val="en-US"/>
              </w:rPr>
            </w:pPr>
          </w:p>
        </w:tc>
      </w:tr>
      <w:tr w:rsidR="00337D2D" w:rsidRPr="00F04789" w14:paraId="657A594E" w14:textId="77777777" w:rsidTr="00D837E8">
        <w:trPr>
          <w:trHeight w:val="115"/>
        </w:trPr>
        <w:tc>
          <w:tcPr>
            <w:tcW w:w="2417" w:type="dxa"/>
            <w:vMerge/>
          </w:tcPr>
          <w:p w14:paraId="3BC25954" w14:textId="77777777" w:rsidR="00337D2D" w:rsidRPr="00F04789" w:rsidRDefault="00337D2D" w:rsidP="00D837E8">
            <w:pPr>
              <w:jc w:val="center"/>
              <w:rPr>
                <w:rFonts w:ascii="Times New Roman" w:hAnsi="Times New Roman"/>
                <w:lang w:val="en-US"/>
              </w:rPr>
            </w:pPr>
          </w:p>
        </w:tc>
        <w:tc>
          <w:tcPr>
            <w:tcW w:w="2490" w:type="dxa"/>
          </w:tcPr>
          <w:p w14:paraId="29E9C37C"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E0/3</w:t>
            </w:r>
          </w:p>
        </w:tc>
        <w:tc>
          <w:tcPr>
            <w:tcW w:w="2231" w:type="dxa"/>
          </w:tcPr>
          <w:p w14:paraId="07FD28F8"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172.16.14.2/24</w:t>
            </w:r>
          </w:p>
        </w:tc>
        <w:tc>
          <w:tcPr>
            <w:tcW w:w="2184" w:type="dxa"/>
          </w:tcPr>
          <w:p w14:paraId="1619590F" w14:textId="77777777" w:rsidR="00337D2D" w:rsidRPr="00F04789" w:rsidRDefault="00337D2D" w:rsidP="00D837E8">
            <w:pPr>
              <w:jc w:val="center"/>
              <w:rPr>
                <w:rFonts w:ascii="Times New Roman" w:hAnsi="Times New Roman"/>
                <w:lang w:val="en-US"/>
              </w:rPr>
            </w:pPr>
          </w:p>
        </w:tc>
      </w:tr>
      <w:tr w:rsidR="00337D2D" w:rsidRPr="00F04789" w14:paraId="492539B5" w14:textId="77777777" w:rsidTr="00D837E8">
        <w:trPr>
          <w:trHeight w:val="116"/>
        </w:trPr>
        <w:tc>
          <w:tcPr>
            <w:tcW w:w="2417" w:type="dxa"/>
            <w:vMerge w:val="restart"/>
          </w:tcPr>
          <w:p w14:paraId="21C102C5"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Switch Core 2</w:t>
            </w:r>
          </w:p>
        </w:tc>
        <w:tc>
          <w:tcPr>
            <w:tcW w:w="2490" w:type="dxa"/>
          </w:tcPr>
          <w:p w14:paraId="0493F598"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E3/0</w:t>
            </w:r>
          </w:p>
        </w:tc>
        <w:tc>
          <w:tcPr>
            <w:tcW w:w="2231" w:type="dxa"/>
          </w:tcPr>
          <w:p w14:paraId="3B417A45"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192.168.1.190/24</w:t>
            </w:r>
          </w:p>
        </w:tc>
        <w:tc>
          <w:tcPr>
            <w:tcW w:w="2184" w:type="dxa"/>
          </w:tcPr>
          <w:p w14:paraId="59FC8FCB" w14:textId="77777777" w:rsidR="00337D2D" w:rsidRPr="00F04789" w:rsidRDefault="00337D2D" w:rsidP="00D837E8">
            <w:pPr>
              <w:jc w:val="center"/>
              <w:rPr>
                <w:rFonts w:ascii="Times New Roman" w:hAnsi="Times New Roman"/>
                <w:lang w:val="en-US"/>
              </w:rPr>
            </w:pPr>
          </w:p>
        </w:tc>
      </w:tr>
      <w:tr w:rsidR="00337D2D" w:rsidRPr="00F04789" w14:paraId="34516B78" w14:textId="77777777" w:rsidTr="00D837E8">
        <w:trPr>
          <w:trHeight w:val="115"/>
        </w:trPr>
        <w:tc>
          <w:tcPr>
            <w:tcW w:w="2417" w:type="dxa"/>
            <w:vMerge/>
          </w:tcPr>
          <w:p w14:paraId="3423C23A" w14:textId="77777777" w:rsidR="00337D2D" w:rsidRPr="00F04789" w:rsidRDefault="00337D2D" w:rsidP="00D837E8">
            <w:pPr>
              <w:jc w:val="center"/>
              <w:rPr>
                <w:rFonts w:ascii="Times New Roman" w:hAnsi="Times New Roman"/>
                <w:lang w:val="en-US"/>
              </w:rPr>
            </w:pPr>
          </w:p>
        </w:tc>
        <w:tc>
          <w:tcPr>
            <w:tcW w:w="2490" w:type="dxa"/>
          </w:tcPr>
          <w:p w14:paraId="5ADEED02"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VLAN 10</w:t>
            </w:r>
          </w:p>
        </w:tc>
        <w:tc>
          <w:tcPr>
            <w:tcW w:w="2231" w:type="dxa"/>
          </w:tcPr>
          <w:p w14:paraId="35373993"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192.168.10.6/24</w:t>
            </w:r>
          </w:p>
        </w:tc>
        <w:tc>
          <w:tcPr>
            <w:tcW w:w="2184" w:type="dxa"/>
          </w:tcPr>
          <w:p w14:paraId="22A879B2" w14:textId="77777777" w:rsidR="00337D2D" w:rsidRPr="00F04789" w:rsidRDefault="00337D2D" w:rsidP="00D837E8">
            <w:pPr>
              <w:jc w:val="center"/>
              <w:rPr>
                <w:rFonts w:ascii="Times New Roman" w:hAnsi="Times New Roman"/>
                <w:lang w:val="en-US"/>
              </w:rPr>
            </w:pPr>
          </w:p>
        </w:tc>
      </w:tr>
      <w:tr w:rsidR="00337D2D" w:rsidRPr="00F04789" w14:paraId="50B01974" w14:textId="77777777" w:rsidTr="00D837E8">
        <w:trPr>
          <w:trHeight w:val="115"/>
        </w:trPr>
        <w:tc>
          <w:tcPr>
            <w:tcW w:w="2417" w:type="dxa"/>
            <w:vMerge/>
          </w:tcPr>
          <w:p w14:paraId="3294B136" w14:textId="77777777" w:rsidR="00337D2D" w:rsidRPr="00F04789" w:rsidRDefault="00337D2D" w:rsidP="00D837E8">
            <w:pPr>
              <w:jc w:val="center"/>
              <w:rPr>
                <w:rFonts w:ascii="Times New Roman" w:hAnsi="Times New Roman"/>
                <w:lang w:val="en-US"/>
              </w:rPr>
            </w:pPr>
          </w:p>
        </w:tc>
        <w:tc>
          <w:tcPr>
            <w:tcW w:w="2490" w:type="dxa"/>
          </w:tcPr>
          <w:p w14:paraId="0D5F3D8F"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VLAN 20</w:t>
            </w:r>
          </w:p>
        </w:tc>
        <w:tc>
          <w:tcPr>
            <w:tcW w:w="2231" w:type="dxa"/>
          </w:tcPr>
          <w:p w14:paraId="19C961BB"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192.168.20.6/24</w:t>
            </w:r>
          </w:p>
        </w:tc>
        <w:tc>
          <w:tcPr>
            <w:tcW w:w="2184" w:type="dxa"/>
          </w:tcPr>
          <w:p w14:paraId="5DB7010C" w14:textId="77777777" w:rsidR="00337D2D" w:rsidRPr="00F04789" w:rsidRDefault="00337D2D" w:rsidP="00D837E8">
            <w:pPr>
              <w:jc w:val="center"/>
              <w:rPr>
                <w:rFonts w:ascii="Times New Roman" w:hAnsi="Times New Roman"/>
                <w:lang w:val="en-US"/>
              </w:rPr>
            </w:pPr>
          </w:p>
        </w:tc>
      </w:tr>
      <w:tr w:rsidR="00337D2D" w:rsidRPr="00F04789" w14:paraId="70F8DE4D" w14:textId="77777777" w:rsidTr="00D837E8">
        <w:trPr>
          <w:trHeight w:val="115"/>
        </w:trPr>
        <w:tc>
          <w:tcPr>
            <w:tcW w:w="2417" w:type="dxa"/>
            <w:vMerge/>
          </w:tcPr>
          <w:p w14:paraId="0ECD46CB" w14:textId="77777777" w:rsidR="00337D2D" w:rsidRPr="00F04789" w:rsidRDefault="00337D2D" w:rsidP="00D837E8">
            <w:pPr>
              <w:jc w:val="center"/>
              <w:rPr>
                <w:rFonts w:ascii="Times New Roman" w:hAnsi="Times New Roman"/>
                <w:lang w:val="en-US"/>
              </w:rPr>
            </w:pPr>
          </w:p>
        </w:tc>
        <w:tc>
          <w:tcPr>
            <w:tcW w:w="2490" w:type="dxa"/>
          </w:tcPr>
          <w:p w14:paraId="74219071"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E0/2</w:t>
            </w:r>
          </w:p>
        </w:tc>
        <w:tc>
          <w:tcPr>
            <w:tcW w:w="2231" w:type="dxa"/>
          </w:tcPr>
          <w:p w14:paraId="46AF2FD1"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172.16.15.6/24</w:t>
            </w:r>
          </w:p>
        </w:tc>
        <w:tc>
          <w:tcPr>
            <w:tcW w:w="2184" w:type="dxa"/>
          </w:tcPr>
          <w:p w14:paraId="49CA4D00" w14:textId="77777777" w:rsidR="00337D2D" w:rsidRPr="00F04789" w:rsidRDefault="00337D2D" w:rsidP="00D837E8">
            <w:pPr>
              <w:jc w:val="center"/>
              <w:rPr>
                <w:rFonts w:ascii="Times New Roman" w:hAnsi="Times New Roman"/>
                <w:lang w:val="en-US"/>
              </w:rPr>
            </w:pPr>
          </w:p>
        </w:tc>
      </w:tr>
      <w:tr w:rsidR="00337D2D" w:rsidRPr="00F04789" w14:paraId="5C1956EF" w14:textId="77777777" w:rsidTr="00D837E8">
        <w:trPr>
          <w:trHeight w:val="115"/>
        </w:trPr>
        <w:tc>
          <w:tcPr>
            <w:tcW w:w="2417" w:type="dxa"/>
            <w:vMerge/>
          </w:tcPr>
          <w:p w14:paraId="16751FFE" w14:textId="77777777" w:rsidR="00337D2D" w:rsidRPr="00F04789" w:rsidRDefault="00337D2D" w:rsidP="00D837E8">
            <w:pPr>
              <w:jc w:val="center"/>
              <w:rPr>
                <w:rFonts w:ascii="Times New Roman" w:hAnsi="Times New Roman"/>
                <w:lang w:val="en-US"/>
              </w:rPr>
            </w:pPr>
          </w:p>
        </w:tc>
        <w:tc>
          <w:tcPr>
            <w:tcW w:w="2490" w:type="dxa"/>
          </w:tcPr>
          <w:p w14:paraId="26591C08"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E0/3</w:t>
            </w:r>
          </w:p>
        </w:tc>
        <w:tc>
          <w:tcPr>
            <w:tcW w:w="2231" w:type="dxa"/>
          </w:tcPr>
          <w:p w14:paraId="439520B2"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172.16.12.1/24</w:t>
            </w:r>
          </w:p>
        </w:tc>
        <w:tc>
          <w:tcPr>
            <w:tcW w:w="2184" w:type="dxa"/>
          </w:tcPr>
          <w:p w14:paraId="4B141292" w14:textId="77777777" w:rsidR="00337D2D" w:rsidRPr="00F04789" w:rsidRDefault="00337D2D" w:rsidP="00D837E8">
            <w:pPr>
              <w:jc w:val="center"/>
              <w:rPr>
                <w:rFonts w:ascii="Times New Roman" w:hAnsi="Times New Roman"/>
                <w:lang w:val="en-US"/>
              </w:rPr>
            </w:pPr>
          </w:p>
        </w:tc>
      </w:tr>
      <w:tr w:rsidR="00337D2D" w:rsidRPr="00F04789" w14:paraId="4988F1C2" w14:textId="77777777" w:rsidTr="00D837E8">
        <w:trPr>
          <w:trHeight w:val="516"/>
        </w:trPr>
        <w:tc>
          <w:tcPr>
            <w:tcW w:w="2417" w:type="dxa"/>
            <w:vMerge w:val="restart"/>
          </w:tcPr>
          <w:p w14:paraId="5328FE3E"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DHCP Pool cho các VLAN (Switch Core 1)</w:t>
            </w:r>
          </w:p>
        </w:tc>
        <w:tc>
          <w:tcPr>
            <w:tcW w:w="2490" w:type="dxa"/>
          </w:tcPr>
          <w:p w14:paraId="66AE6E2F"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VLAN 10</w:t>
            </w:r>
          </w:p>
        </w:tc>
        <w:tc>
          <w:tcPr>
            <w:tcW w:w="2231" w:type="dxa"/>
          </w:tcPr>
          <w:p w14:paraId="4CC5DCDC"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192.168.10.0/24</w:t>
            </w:r>
          </w:p>
        </w:tc>
        <w:tc>
          <w:tcPr>
            <w:tcW w:w="2184" w:type="dxa"/>
          </w:tcPr>
          <w:p w14:paraId="5DB6D151" w14:textId="77777777" w:rsidR="00337D2D" w:rsidRPr="00F04789" w:rsidRDefault="00337D2D" w:rsidP="00D837E8">
            <w:pPr>
              <w:jc w:val="center"/>
              <w:rPr>
                <w:rFonts w:ascii="Times New Roman" w:hAnsi="Times New Roman"/>
                <w:lang w:val="en-US"/>
              </w:rPr>
            </w:pPr>
          </w:p>
        </w:tc>
      </w:tr>
      <w:tr w:rsidR="00337D2D" w:rsidRPr="00F04789" w14:paraId="4350E89A" w14:textId="77777777" w:rsidTr="00D837E8">
        <w:trPr>
          <w:trHeight w:val="516"/>
        </w:trPr>
        <w:tc>
          <w:tcPr>
            <w:tcW w:w="2417" w:type="dxa"/>
            <w:vMerge/>
          </w:tcPr>
          <w:p w14:paraId="25AF7772" w14:textId="77777777" w:rsidR="00337D2D" w:rsidRPr="00F04789" w:rsidRDefault="00337D2D" w:rsidP="00D837E8">
            <w:pPr>
              <w:jc w:val="center"/>
              <w:rPr>
                <w:rFonts w:ascii="Times New Roman" w:hAnsi="Times New Roman"/>
                <w:lang w:val="en-US"/>
              </w:rPr>
            </w:pPr>
          </w:p>
        </w:tc>
        <w:tc>
          <w:tcPr>
            <w:tcW w:w="2490" w:type="dxa"/>
          </w:tcPr>
          <w:p w14:paraId="57860D54"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VLAN 20</w:t>
            </w:r>
          </w:p>
        </w:tc>
        <w:tc>
          <w:tcPr>
            <w:tcW w:w="2231" w:type="dxa"/>
          </w:tcPr>
          <w:p w14:paraId="4CBA4334"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192.168.20.0/24</w:t>
            </w:r>
          </w:p>
        </w:tc>
        <w:tc>
          <w:tcPr>
            <w:tcW w:w="2184" w:type="dxa"/>
          </w:tcPr>
          <w:p w14:paraId="20B10D1E" w14:textId="77777777" w:rsidR="00337D2D" w:rsidRPr="00F04789" w:rsidRDefault="00337D2D" w:rsidP="00D837E8">
            <w:pPr>
              <w:jc w:val="center"/>
              <w:rPr>
                <w:rFonts w:ascii="Times New Roman" w:hAnsi="Times New Roman"/>
                <w:lang w:val="en-US"/>
              </w:rPr>
            </w:pPr>
          </w:p>
        </w:tc>
      </w:tr>
      <w:tr w:rsidR="00337D2D" w:rsidRPr="00F04789" w14:paraId="009B9137" w14:textId="77777777" w:rsidTr="00D837E8">
        <w:tc>
          <w:tcPr>
            <w:tcW w:w="2417" w:type="dxa"/>
          </w:tcPr>
          <w:p w14:paraId="11F83856"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Switch Access 1</w:t>
            </w:r>
          </w:p>
        </w:tc>
        <w:tc>
          <w:tcPr>
            <w:tcW w:w="2490" w:type="dxa"/>
          </w:tcPr>
          <w:p w14:paraId="7A95ED4B"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E3/0</w:t>
            </w:r>
          </w:p>
        </w:tc>
        <w:tc>
          <w:tcPr>
            <w:tcW w:w="2231" w:type="dxa"/>
          </w:tcPr>
          <w:p w14:paraId="64BD3CF9"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192.168.1.191/24</w:t>
            </w:r>
          </w:p>
        </w:tc>
        <w:tc>
          <w:tcPr>
            <w:tcW w:w="2184" w:type="dxa"/>
          </w:tcPr>
          <w:p w14:paraId="4AD8F77F" w14:textId="77777777" w:rsidR="00337D2D" w:rsidRPr="00F04789" w:rsidRDefault="00337D2D" w:rsidP="00D837E8">
            <w:pPr>
              <w:jc w:val="center"/>
              <w:rPr>
                <w:rFonts w:ascii="Times New Roman" w:hAnsi="Times New Roman"/>
                <w:lang w:val="en-US"/>
              </w:rPr>
            </w:pPr>
          </w:p>
        </w:tc>
      </w:tr>
      <w:tr w:rsidR="00337D2D" w:rsidRPr="00F04789" w14:paraId="50448B4D" w14:textId="77777777" w:rsidTr="00D837E8">
        <w:tc>
          <w:tcPr>
            <w:tcW w:w="2417" w:type="dxa"/>
          </w:tcPr>
          <w:p w14:paraId="6B1EA8CB"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lastRenderedPageBreak/>
              <w:t>Switch Access 2</w:t>
            </w:r>
          </w:p>
        </w:tc>
        <w:tc>
          <w:tcPr>
            <w:tcW w:w="2490" w:type="dxa"/>
          </w:tcPr>
          <w:p w14:paraId="123E6E55"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E3/0</w:t>
            </w:r>
          </w:p>
        </w:tc>
        <w:tc>
          <w:tcPr>
            <w:tcW w:w="2231" w:type="dxa"/>
          </w:tcPr>
          <w:p w14:paraId="001B7831"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192.168.1.192/24</w:t>
            </w:r>
          </w:p>
        </w:tc>
        <w:tc>
          <w:tcPr>
            <w:tcW w:w="2184" w:type="dxa"/>
          </w:tcPr>
          <w:p w14:paraId="38DEA3F4" w14:textId="77777777" w:rsidR="00337D2D" w:rsidRPr="00F04789" w:rsidRDefault="00337D2D" w:rsidP="00D837E8">
            <w:pPr>
              <w:jc w:val="center"/>
              <w:rPr>
                <w:rFonts w:ascii="Times New Roman" w:hAnsi="Times New Roman"/>
                <w:lang w:val="en-US"/>
              </w:rPr>
            </w:pPr>
          </w:p>
        </w:tc>
      </w:tr>
      <w:tr w:rsidR="00337D2D" w:rsidRPr="00F04789" w14:paraId="40C05C4F" w14:textId="77777777" w:rsidTr="00D837E8">
        <w:tc>
          <w:tcPr>
            <w:tcW w:w="2417" w:type="dxa"/>
          </w:tcPr>
          <w:p w14:paraId="70A0F205"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VPC10</w:t>
            </w:r>
          </w:p>
        </w:tc>
        <w:tc>
          <w:tcPr>
            <w:tcW w:w="2490" w:type="dxa"/>
          </w:tcPr>
          <w:p w14:paraId="69719CFB" w14:textId="77777777" w:rsidR="00337D2D" w:rsidRPr="00F04789" w:rsidRDefault="00337D2D" w:rsidP="00D837E8">
            <w:pPr>
              <w:jc w:val="center"/>
              <w:rPr>
                <w:rFonts w:ascii="Times New Roman" w:hAnsi="Times New Roman"/>
                <w:lang w:val="en-US"/>
              </w:rPr>
            </w:pPr>
          </w:p>
        </w:tc>
        <w:tc>
          <w:tcPr>
            <w:tcW w:w="2231" w:type="dxa"/>
          </w:tcPr>
          <w:p w14:paraId="46A02A11"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192.168.10.7/24</w:t>
            </w:r>
          </w:p>
        </w:tc>
        <w:tc>
          <w:tcPr>
            <w:tcW w:w="2184" w:type="dxa"/>
          </w:tcPr>
          <w:p w14:paraId="097AA2B3"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192.168.10.1/24</w:t>
            </w:r>
          </w:p>
        </w:tc>
      </w:tr>
      <w:tr w:rsidR="00337D2D" w:rsidRPr="00F04789" w14:paraId="18A365AC" w14:textId="77777777" w:rsidTr="00D837E8">
        <w:tc>
          <w:tcPr>
            <w:tcW w:w="2417" w:type="dxa"/>
          </w:tcPr>
          <w:p w14:paraId="2EA20DC7"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VPC20</w:t>
            </w:r>
          </w:p>
        </w:tc>
        <w:tc>
          <w:tcPr>
            <w:tcW w:w="2490" w:type="dxa"/>
          </w:tcPr>
          <w:p w14:paraId="19F76549" w14:textId="77777777" w:rsidR="00337D2D" w:rsidRPr="00F04789" w:rsidRDefault="00337D2D" w:rsidP="00D837E8">
            <w:pPr>
              <w:jc w:val="center"/>
              <w:rPr>
                <w:rFonts w:ascii="Times New Roman" w:hAnsi="Times New Roman"/>
                <w:lang w:val="en-US"/>
              </w:rPr>
            </w:pPr>
          </w:p>
        </w:tc>
        <w:tc>
          <w:tcPr>
            <w:tcW w:w="2231" w:type="dxa"/>
          </w:tcPr>
          <w:p w14:paraId="42F55AC4" w14:textId="77777777" w:rsidR="00337D2D" w:rsidRPr="00F04789" w:rsidRDefault="00337D2D" w:rsidP="00D837E8">
            <w:pPr>
              <w:jc w:val="center"/>
              <w:rPr>
                <w:rFonts w:ascii="Times New Roman" w:hAnsi="Times New Roman"/>
                <w:lang w:val="en-US"/>
              </w:rPr>
            </w:pPr>
            <w:r w:rsidRPr="00F04789">
              <w:rPr>
                <w:rFonts w:ascii="Times New Roman" w:hAnsi="Times New Roman"/>
                <w:lang w:val="en-US"/>
              </w:rPr>
              <w:t>192.168.20.7/24</w:t>
            </w:r>
          </w:p>
        </w:tc>
        <w:tc>
          <w:tcPr>
            <w:tcW w:w="2184" w:type="dxa"/>
          </w:tcPr>
          <w:p w14:paraId="59A7E259" w14:textId="77777777" w:rsidR="00337D2D" w:rsidRPr="00F04789" w:rsidRDefault="00337D2D" w:rsidP="00D837E8">
            <w:pPr>
              <w:keepNext/>
              <w:jc w:val="center"/>
              <w:rPr>
                <w:rFonts w:ascii="Times New Roman" w:hAnsi="Times New Roman"/>
                <w:lang w:val="en-US"/>
              </w:rPr>
            </w:pPr>
            <w:r w:rsidRPr="00F04789">
              <w:rPr>
                <w:rFonts w:ascii="Times New Roman" w:hAnsi="Times New Roman"/>
                <w:lang w:val="en-US"/>
              </w:rPr>
              <w:t>192.168.20.1/24</w:t>
            </w:r>
          </w:p>
        </w:tc>
      </w:tr>
    </w:tbl>
    <w:p w14:paraId="4F803C31" w14:textId="21A1026C" w:rsidR="00337D2D" w:rsidRPr="00F04789" w:rsidRDefault="00337D2D" w:rsidP="00337D2D">
      <w:pPr>
        <w:pStyle w:val="Quote"/>
        <w:rPr>
          <w:rFonts w:ascii="Times New Roman" w:hAnsi="Times New Roman" w:cs="Times New Roman"/>
          <w:noProof/>
          <w:lang w:val="en-US"/>
        </w:rPr>
      </w:pPr>
      <w:bookmarkStart w:id="71" w:name="_Toc171346477"/>
      <w:r w:rsidRPr="00F04789">
        <w:rPr>
          <w:rFonts w:ascii="Times New Roman" w:hAnsi="Times New Roman" w:cs="Times New Roman"/>
        </w:rPr>
        <w:t xml:space="preserve">Bảng </w:t>
      </w:r>
      <w:r w:rsidRPr="00F04789">
        <w:rPr>
          <w:rFonts w:ascii="Times New Roman" w:hAnsi="Times New Roman" w:cs="Times New Roman"/>
        </w:rPr>
        <w:fldChar w:fldCharType="begin"/>
      </w:r>
      <w:r w:rsidRPr="00F04789">
        <w:rPr>
          <w:rFonts w:ascii="Times New Roman" w:hAnsi="Times New Roman" w:cs="Times New Roman"/>
        </w:rPr>
        <w:instrText xml:space="preserve"> SEQ Bảng \* ARABIC </w:instrText>
      </w:r>
      <w:r w:rsidRPr="00F04789">
        <w:rPr>
          <w:rFonts w:ascii="Times New Roman" w:hAnsi="Times New Roman" w:cs="Times New Roman"/>
        </w:rPr>
        <w:fldChar w:fldCharType="separate"/>
      </w:r>
      <w:r w:rsidR="00092DEF">
        <w:rPr>
          <w:rFonts w:ascii="Times New Roman" w:hAnsi="Times New Roman" w:cs="Times New Roman"/>
          <w:noProof/>
        </w:rPr>
        <w:t>1</w:t>
      </w:r>
      <w:r w:rsidRPr="00F04789">
        <w:rPr>
          <w:rFonts w:ascii="Times New Roman" w:hAnsi="Times New Roman" w:cs="Times New Roman"/>
        </w:rPr>
        <w:fldChar w:fldCharType="end"/>
      </w:r>
      <w:r w:rsidRPr="00F04789">
        <w:rPr>
          <w:rFonts w:ascii="Times New Roman" w:hAnsi="Times New Roman" w:cs="Times New Roman"/>
          <w:noProof/>
          <w:lang w:val="en-US"/>
        </w:rPr>
        <w:t>: Bảng địa chỉ IP cho thiết bị</w:t>
      </w:r>
      <w:bookmarkEnd w:id="71"/>
    </w:p>
    <w:p w14:paraId="0592134C" w14:textId="77777777" w:rsidR="00337D2D" w:rsidRPr="00F04789" w:rsidRDefault="00337D2D" w:rsidP="00337D2D">
      <w:pPr>
        <w:rPr>
          <w:rFonts w:ascii="Times New Roman" w:hAnsi="Times New Roman" w:cs="Times New Roman"/>
          <w:lang w:val="en-US"/>
        </w:rPr>
      </w:pPr>
    </w:p>
    <w:p w14:paraId="4FFB08E0" w14:textId="77777777" w:rsidR="00337D2D" w:rsidRPr="00F04789" w:rsidRDefault="00337D2D" w:rsidP="00337D2D">
      <w:pPr>
        <w:rPr>
          <w:rFonts w:ascii="Times New Roman" w:hAnsi="Times New Roman" w:cs="Times New Roman"/>
          <w:lang w:val="en-US"/>
        </w:rPr>
      </w:pPr>
      <w:r w:rsidRPr="00F04789">
        <w:rPr>
          <w:rFonts w:ascii="Times New Roman" w:hAnsi="Times New Roman" w:cs="Times New Roman"/>
          <w:lang w:val="en-US"/>
        </w:rPr>
        <w:t>Để có thể dùng Netmiko để SSH và đẩy các lệnh cấu hình vào thiết bị thì cần phải bật chế độ SSH và cấp một địa chỉ IP động trên thiết bị.</w:t>
      </w:r>
    </w:p>
    <w:p w14:paraId="6C90510A" w14:textId="77777777" w:rsidR="00337D2D" w:rsidRPr="00F04789" w:rsidRDefault="00337D2D" w:rsidP="00337D2D">
      <w:pPr>
        <w:rPr>
          <w:rFonts w:ascii="Times New Roman" w:hAnsi="Times New Roman" w:cs="Times New Roman"/>
          <w:lang w:val="en-US"/>
        </w:rPr>
      </w:pPr>
    </w:p>
    <w:p w14:paraId="7781DA66" w14:textId="77777777" w:rsidR="00337D2D" w:rsidRPr="00F04789" w:rsidRDefault="00337D2D" w:rsidP="00337D2D">
      <w:pPr>
        <w:keepNext/>
        <w:jc w:val="center"/>
        <w:rPr>
          <w:rFonts w:ascii="Times New Roman" w:hAnsi="Times New Roman" w:cs="Times New Roman"/>
        </w:rPr>
      </w:pPr>
      <w:r w:rsidRPr="00F04789">
        <w:rPr>
          <w:rFonts w:ascii="Times New Roman" w:hAnsi="Times New Roman" w:cs="Times New Roman"/>
          <w:noProof/>
          <w:lang w:val="en-US"/>
        </w:rPr>
        <w:drawing>
          <wp:inline distT="0" distB="0" distL="0" distR="0" wp14:anchorId="32C27135" wp14:editId="687DD698">
            <wp:extent cx="5579745" cy="4226560"/>
            <wp:effectExtent l="0" t="0" r="1905" b="2540"/>
            <wp:docPr id="209551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14334" name=""/>
                    <pic:cNvPicPr/>
                  </pic:nvPicPr>
                  <pic:blipFill>
                    <a:blip r:embed="rId37"/>
                    <a:stretch>
                      <a:fillRect/>
                    </a:stretch>
                  </pic:blipFill>
                  <pic:spPr>
                    <a:xfrm>
                      <a:off x="0" y="0"/>
                      <a:ext cx="5579745" cy="4226560"/>
                    </a:xfrm>
                    <a:prstGeom prst="rect">
                      <a:avLst/>
                    </a:prstGeom>
                  </pic:spPr>
                </pic:pic>
              </a:graphicData>
            </a:graphic>
          </wp:inline>
        </w:drawing>
      </w:r>
    </w:p>
    <w:p w14:paraId="4BA47F4E" w14:textId="1776B59D" w:rsidR="00337D2D" w:rsidRPr="00F04789" w:rsidRDefault="00337D2D" w:rsidP="00337D2D">
      <w:pPr>
        <w:pStyle w:val="Quote"/>
        <w:rPr>
          <w:rFonts w:ascii="Times New Roman" w:hAnsi="Times New Roman" w:cs="Times New Roman"/>
          <w:lang w:val="en-US"/>
        </w:rPr>
      </w:pPr>
      <w:bookmarkStart w:id="72" w:name="_Toc171346461"/>
      <w:r w:rsidRPr="00F04789">
        <w:rPr>
          <w:rFonts w:ascii="Times New Roman" w:hAnsi="Times New Roman" w:cs="Times New Roman"/>
        </w:rPr>
        <w:t xml:space="preserve">Hình </w:t>
      </w:r>
      <w:r w:rsidRPr="00F04789">
        <w:rPr>
          <w:rFonts w:ascii="Times New Roman" w:hAnsi="Times New Roman" w:cs="Times New Roman"/>
        </w:rPr>
        <w:fldChar w:fldCharType="begin"/>
      </w:r>
      <w:r w:rsidRPr="00F04789">
        <w:rPr>
          <w:rFonts w:ascii="Times New Roman" w:hAnsi="Times New Roman" w:cs="Times New Roman"/>
        </w:rPr>
        <w:instrText xml:space="preserve"> STYLEREF 1 \s </w:instrText>
      </w:r>
      <w:r w:rsidRPr="00F04789">
        <w:rPr>
          <w:rFonts w:ascii="Times New Roman" w:hAnsi="Times New Roman" w:cs="Times New Roman"/>
        </w:rPr>
        <w:fldChar w:fldCharType="separate"/>
      </w:r>
      <w:r w:rsidR="00092DEF">
        <w:rPr>
          <w:rFonts w:ascii="Times New Roman" w:hAnsi="Times New Roman" w:cs="Times New Roman"/>
          <w:noProof/>
        </w:rPr>
        <w:t>4</w:t>
      </w:r>
      <w:r w:rsidRPr="00F04789">
        <w:rPr>
          <w:rFonts w:ascii="Times New Roman" w:hAnsi="Times New Roman" w:cs="Times New Roman"/>
        </w:rPr>
        <w:fldChar w:fldCharType="end"/>
      </w:r>
      <w:r w:rsidRPr="00F04789">
        <w:rPr>
          <w:rFonts w:ascii="Times New Roman" w:hAnsi="Times New Roman" w:cs="Times New Roman"/>
        </w:rPr>
        <w:noBreakHyphen/>
      </w:r>
      <w:r w:rsidRPr="00F04789">
        <w:rPr>
          <w:rFonts w:ascii="Times New Roman" w:hAnsi="Times New Roman" w:cs="Times New Roman"/>
        </w:rPr>
        <w:fldChar w:fldCharType="begin"/>
      </w:r>
      <w:r w:rsidRPr="00F04789">
        <w:rPr>
          <w:rFonts w:ascii="Times New Roman" w:hAnsi="Times New Roman" w:cs="Times New Roman"/>
        </w:rPr>
        <w:instrText xml:space="preserve"> SEQ Hình \* ARABIC \s 1 </w:instrText>
      </w:r>
      <w:r w:rsidRPr="00F04789">
        <w:rPr>
          <w:rFonts w:ascii="Times New Roman" w:hAnsi="Times New Roman" w:cs="Times New Roman"/>
        </w:rPr>
        <w:fldChar w:fldCharType="separate"/>
      </w:r>
      <w:r w:rsidR="00092DEF">
        <w:rPr>
          <w:rFonts w:ascii="Times New Roman" w:hAnsi="Times New Roman" w:cs="Times New Roman"/>
          <w:noProof/>
        </w:rPr>
        <w:t>1</w:t>
      </w:r>
      <w:r w:rsidRPr="00F04789">
        <w:rPr>
          <w:rFonts w:ascii="Times New Roman" w:hAnsi="Times New Roman" w:cs="Times New Roman"/>
        </w:rPr>
        <w:fldChar w:fldCharType="end"/>
      </w:r>
      <w:r w:rsidRPr="00F04789">
        <w:rPr>
          <w:rFonts w:ascii="Times New Roman" w:hAnsi="Times New Roman" w:cs="Times New Roman"/>
          <w:lang w:val="en-US"/>
        </w:rPr>
        <w:t>: Bật chế độ SSH trên Switch Core 1</w:t>
      </w:r>
      <w:bookmarkEnd w:id="72"/>
    </w:p>
    <w:p w14:paraId="00B49DBE" w14:textId="77777777" w:rsidR="00337D2D" w:rsidRPr="00F04789" w:rsidRDefault="00337D2D" w:rsidP="00337D2D">
      <w:pPr>
        <w:keepNext/>
        <w:jc w:val="center"/>
        <w:rPr>
          <w:rFonts w:ascii="Times New Roman" w:hAnsi="Times New Roman" w:cs="Times New Roman"/>
        </w:rPr>
      </w:pPr>
      <w:r w:rsidRPr="00F04789">
        <w:rPr>
          <w:rFonts w:ascii="Times New Roman" w:hAnsi="Times New Roman" w:cs="Times New Roman"/>
          <w:noProof/>
          <w:lang w:val="en-US"/>
        </w:rPr>
        <w:lastRenderedPageBreak/>
        <w:drawing>
          <wp:inline distT="0" distB="0" distL="0" distR="0" wp14:anchorId="3E9E64FA" wp14:editId="66C13DC1">
            <wp:extent cx="5579745" cy="4742815"/>
            <wp:effectExtent l="0" t="0" r="1905" b="635"/>
            <wp:docPr id="154466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6129" name="Picture 1" descr="A screenshot of a computer&#10;&#10;Description automatically generated"/>
                    <pic:cNvPicPr/>
                  </pic:nvPicPr>
                  <pic:blipFill>
                    <a:blip r:embed="rId38"/>
                    <a:stretch>
                      <a:fillRect/>
                    </a:stretch>
                  </pic:blipFill>
                  <pic:spPr>
                    <a:xfrm>
                      <a:off x="0" y="0"/>
                      <a:ext cx="5579745" cy="4742815"/>
                    </a:xfrm>
                    <a:prstGeom prst="rect">
                      <a:avLst/>
                    </a:prstGeom>
                  </pic:spPr>
                </pic:pic>
              </a:graphicData>
            </a:graphic>
          </wp:inline>
        </w:drawing>
      </w:r>
    </w:p>
    <w:p w14:paraId="2C1443AA" w14:textId="60B2DA03" w:rsidR="00337D2D" w:rsidRPr="00F04789" w:rsidRDefault="00337D2D" w:rsidP="00337D2D">
      <w:pPr>
        <w:pStyle w:val="Quote"/>
        <w:rPr>
          <w:rFonts w:ascii="Times New Roman" w:hAnsi="Times New Roman" w:cs="Times New Roman"/>
          <w:lang w:val="en-US"/>
        </w:rPr>
      </w:pPr>
      <w:bookmarkStart w:id="73" w:name="_Toc171346462"/>
      <w:r w:rsidRPr="00F04789">
        <w:rPr>
          <w:rFonts w:ascii="Times New Roman" w:hAnsi="Times New Roman" w:cs="Times New Roman"/>
        </w:rPr>
        <w:t xml:space="preserve">Hình </w:t>
      </w:r>
      <w:r w:rsidRPr="00F04789">
        <w:rPr>
          <w:rFonts w:ascii="Times New Roman" w:hAnsi="Times New Roman" w:cs="Times New Roman"/>
        </w:rPr>
        <w:fldChar w:fldCharType="begin"/>
      </w:r>
      <w:r w:rsidRPr="00F04789">
        <w:rPr>
          <w:rFonts w:ascii="Times New Roman" w:hAnsi="Times New Roman" w:cs="Times New Roman"/>
        </w:rPr>
        <w:instrText xml:space="preserve"> STYLEREF 1 \s </w:instrText>
      </w:r>
      <w:r w:rsidRPr="00F04789">
        <w:rPr>
          <w:rFonts w:ascii="Times New Roman" w:hAnsi="Times New Roman" w:cs="Times New Roman"/>
        </w:rPr>
        <w:fldChar w:fldCharType="separate"/>
      </w:r>
      <w:r w:rsidR="00092DEF">
        <w:rPr>
          <w:rFonts w:ascii="Times New Roman" w:hAnsi="Times New Roman" w:cs="Times New Roman"/>
          <w:noProof/>
        </w:rPr>
        <w:t>4</w:t>
      </w:r>
      <w:r w:rsidRPr="00F04789">
        <w:rPr>
          <w:rFonts w:ascii="Times New Roman" w:hAnsi="Times New Roman" w:cs="Times New Roman"/>
        </w:rPr>
        <w:fldChar w:fldCharType="end"/>
      </w:r>
      <w:r w:rsidRPr="00F04789">
        <w:rPr>
          <w:rFonts w:ascii="Times New Roman" w:hAnsi="Times New Roman" w:cs="Times New Roman"/>
        </w:rPr>
        <w:noBreakHyphen/>
      </w:r>
      <w:r w:rsidRPr="00F04789">
        <w:rPr>
          <w:rFonts w:ascii="Times New Roman" w:hAnsi="Times New Roman" w:cs="Times New Roman"/>
        </w:rPr>
        <w:fldChar w:fldCharType="begin"/>
      </w:r>
      <w:r w:rsidRPr="00F04789">
        <w:rPr>
          <w:rFonts w:ascii="Times New Roman" w:hAnsi="Times New Roman" w:cs="Times New Roman"/>
        </w:rPr>
        <w:instrText xml:space="preserve"> SEQ Hình \* ARABIC \s 1 </w:instrText>
      </w:r>
      <w:r w:rsidRPr="00F04789">
        <w:rPr>
          <w:rFonts w:ascii="Times New Roman" w:hAnsi="Times New Roman" w:cs="Times New Roman"/>
        </w:rPr>
        <w:fldChar w:fldCharType="separate"/>
      </w:r>
      <w:r w:rsidR="00092DEF">
        <w:rPr>
          <w:rFonts w:ascii="Times New Roman" w:hAnsi="Times New Roman" w:cs="Times New Roman"/>
          <w:noProof/>
        </w:rPr>
        <w:t>2</w:t>
      </w:r>
      <w:r w:rsidRPr="00F04789">
        <w:rPr>
          <w:rFonts w:ascii="Times New Roman" w:hAnsi="Times New Roman" w:cs="Times New Roman"/>
        </w:rPr>
        <w:fldChar w:fldCharType="end"/>
      </w:r>
      <w:r w:rsidRPr="00F04789">
        <w:rPr>
          <w:rFonts w:ascii="Times New Roman" w:hAnsi="Times New Roman" w:cs="Times New Roman"/>
          <w:lang w:val="en-US"/>
        </w:rPr>
        <w:t>: Cấp địa chỉ IP cho Switch Core 1 để SSH đến</w:t>
      </w:r>
      <w:bookmarkEnd w:id="73"/>
    </w:p>
    <w:p w14:paraId="207488BC" w14:textId="77777777" w:rsidR="00337D2D" w:rsidRPr="00F04789" w:rsidRDefault="00337D2D" w:rsidP="00337D2D">
      <w:pPr>
        <w:keepNext/>
        <w:jc w:val="center"/>
        <w:rPr>
          <w:rFonts w:ascii="Times New Roman" w:hAnsi="Times New Roman" w:cs="Times New Roman"/>
        </w:rPr>
      </w:pPr>
      <w:r w:rsidRPr="00F04789">
        <w:rPr>
          <w:rFonts w:ascii="Times New Roman" w:hAnsi="Times New Roman" w:cs="Times New Roman"/>
          <w:noProof/>
          <w:lang w:val="en-US"/>
        </w:rPr>
        <w:lastRenderedPageBreak/>
        <w:drawing>
          <wp:inline distT="0" distB="0" distL="0" distR="0" wp14:anchorId="2B46F004" wp14:editId="5B728EE9">
            <wp:extent cx="3696216" cy="5306165"/>
            <wp:effectExtent l="0" t="0" r="0" b="0"/>
            <wp:docPr id="190491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11472" name=""/>
                    <pic:cNvPicPr/>
                  </pic:nvPicPr>
                  <pic:blipFill>
                    <a:blip r:embed="rId39"/>
                    <a:stretch>
                      <a:fillRect/>
                    </a:stretch>
                  </pic:blipFill>
                  <pic:spPr>
                    <a:xfrm>
                      <a:off x="0" y="0"/>
                      <a:ext cx="3696216" cy="5306165"/>
                    </a:xfrm>
                    <a:prstGeom prst="rect">
                      <a:avLst/>
                    </a:prstGeom>
                  </pic:spPr>
                </pic:pic>
              </a:graphicData>
            </a:graphic>
          </wp:inline>
        </w:drawing>
      </w:r>
    </w:p>
    <w:p w14:paraId="31AE4736" w14:textId="576503E7" w:rsidR="00337D2D" w:rsidRPr="00F04789" w:rsidRDefault="00337D2D" w:rsidP="00337D2D">
      <w:pPr>
        <w:pStyle w:val="Quote"/>
        <w:rPr>
          <w:rFonts w:ascii="Times New Roman" w:hAnsi="Times New Roman" w:cs="Times New Roman"/>
          <w:lang w:val="en-US"/>
        </w:rPr>
      </w:pPr>
      <w:bookmarkStart w:id="74" w:name="_Toc171346463"/>
      <w:r w:rsidRPr="00F04789">
        <w:rPr>
          <w:rFonts w:ascii="Times New Roman" w:hAnsi="Times New Roman" w:cs="Times New Roman"/>
        </w:rPr>
        <w:t xml:space="preserve">Hình </w:t>
      </w:r>
      <w:r w:rsidRPr="00F04789">
        <w:rPr>
          <w:rFonts w:ascii="Times New Roman" w:hAnsi="Times New Roman" w:cs="Times New Roman"/>
        </w:rPr>
        <w:fldChar w:fldCharType="begin"/>
      </w:r>
      <w:r w:rsidRPr="00F04789">
        <w:rPr>
          <w:rFonts w:ascii="Times New Roman" w:hAnsi="Times New Roman" w:cs="Times New Roman"/>
        </w:rPr>
        <w:instrText xml:space="preserve"> STYLEREF 1 \s </w:instrText>
      </w:r>
      <w:r w:rsidRPr="00F04789">
        <w:rPr>
          <w:rFonts w:ascii="Times New Roman" w:hAnsi="Times New Roman" w:cs="Times New Roman"/>
        </w:rPr>
        <w:fldChar w:fldCharType="separate"/>
      </w:r>
      <w:r w:rsidR="00092DEF">
        <w:rPr>
          <w:rFonts w:ascii="Times New Roman" w:hAnsi="Times New Roman" w:cs="Times New Roman"/>
          <w:noProof/>
        </w:rPr>
        <w:t>4</w:t>
      </w:r>
      <w:r w:rsidRPr="00F04789">
        <w:rPr>
          <w:rFonts w:ascii="Times New Roman" w:hAnsi="Times New Roman" w:cs="Times New Roman"/>
        </w:rPr>
        <w:fldChar w:fldCharType="end"/>
      </w:r>
      <w:r w:rsidRPr="00F04789">
        <w:rPr>
          <w:rFonts w:ascii="Times New Roman" w:hAnsi="Times New Roman" w:cs="Times New Roman"/>
        </w:rPr>
        <w:noBreakHyphen/>
      </w:r>
      <w:r w:rsidRPr="00F04789">
        <w:rPr>
          <w:rFonts w:ascii="Times New Roman" w:hAnsi="Times New Roman" w:cs="Times New Roman"/>
        </w:rPr>
        <w:fldChar w:fldCharType="begin"/>
      </w:r>
      <w:r w:rsidRPr="00F04789">
        <w:rPr>
          <w:rFonts w:ascii="Times New Roman" w:hAnsi="Times New Roman" w:cs="Times New Roman"/>
        </w:rPr>
        <w:instrText xml:space="preserve"> SEQ Hình \* ARABIC \s 1 </w:instrText>
      </w:r>
      <w:r w:rsidRPr="00F04789">
        <w:rPr>
          <w:rFonts w:ascii="Times New Roman" w:hAnsi="Times New Roman" w:cs="Times New Roman"/>
        </w:rPr>
        <w:fldChar w:fldCharType="separate"/>
      </w:r>
      <w:r w:rsidR="00092DEF">
        <w:rPr>
          <w:rFonts w:ascii="Times New Roman" w:hAnsi="Times New Roman" w:cs="Times New Roman"/>
          <w:noProof/>
        </w:rPr>
        <w:t>3</w:t>
      </w:r>
      <w:r w:rsidRPr="00F04789">
        <w:rPr>
          <w:rFonts w:ascii="Times New Roman" w:hAnsi="Times New Roman" w:cs="Times New Roman"/>
        </w:rPr>
        <w:fldChar w:fldCharType="end"/>
      </w:r>
      <w:r w:rsidRPr="00F04789">
        <w:rPr>
          <w:rFonts w:ascii="Times New Roman" w:hAnsi="Times New Roman" w:cs="Times New Roman"/>
          <w:lang w:val="en-US"/>
        </w:rPr>
        <w:t>: Các file kịch bản</w:t>
      </w:r>
      <w:bookmarkEnd w:id="74"/>
    </w:p>
    <w:p w14:paraId="05EEB993" w14:textId="77777777" w:rsidR="00337D2D" w:rsidRPr="00F04789" w:rsidRDefault="00337D2D" w:rsidP="00337D2D">
      <w:pPr>
        <w:rPr>
          <w:rFonts w:ascii="Times New Roman" w:hAnsi="Times New Roman" w:cs="Times New Roman"/>
          <w:lang w:val="en-US"/>
        </w:rPr>
      </w:pPr>
    </w:p>
    <w:p w14:paraId="3251FB28" w14:textId="77777777" w:rsidR="00337D2D" w:rsidRPr="00F04789" w:rsidRDefault="00337D2D" w:rsidP="00337D2D">
      <w:pPr>
        <w:rPr>
          <w:rFonts w:ascii="Times New Roman" w:hAnsi="Times New Roman" w:cs="Times New Roman"/>
          <w:lang w:val="en-US"/>
        </w:rPr>
      </w:pPr>
      <w:r w:rsidRPr="00F04789">
        <w:rPr>
          <w:rFonts w:ascii="Times New Roman" w:hAnsi="Times New Roman" w:cs="Times New Roman"/>
          <w:lang w:val="en-US"/>
        </w:rPr>
        <w:t>Để dễ quản lý và và cấu hình thì sẽ chia thành các file tương ứng cho từng lớp của mô hình mạng như là Gateway_configuration (lớp Core), Core_configuration (lớp Distribution) và Access_configuration (lớp Access).</w:t>
      </w:r>
    </w:p>
    <w:p w14:paraId="0E1CF8F3" w14:textId="77777777" w:rsidR="00337D2D" w:rsidRPr="00F04789" w:rsidRDefault="00337D2D" w:rsidP="00337D2D">
      <w:pPr>
        <w:keepNext/>
        <w:jc w:val="center"/>
        <w:rPr>
          <w:rFonts w:ascii="Times New Roman" w:hAnsi="Times New Roman" w:cs="Times New Roman"/>
        </w:rPr>
      </w:pPr>
      <w:r w:rsidRPr="00F04789">
        <w:rPr>
          <w:rFonts w:ascii="Times New Roman" w:hAnsi="Times New Roman" w:cs="Times New Roman"/>
          <w:noProof/>
          <w:lang w:val="en-US"/>
        </w:rPr>
        <w:lastRenderedPageBreak/>
        <w:drawing>
          <wp:inline distT="0" distB="0" distL="0" distR="0" wp14:anchorId="54E16918" wp14:editId="1E6AFEB1">
            <wp:extent cx="5134692" cy="6344535"/>
            <wp:effectExtent l="0" t="0" r="8890" b="0"/>
            <wp:docPr id="18078370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37027" name="Picture 1" descr="A screen shot of a computer program&#10;&#10;Description automatically generated"/>
                    <pic:cNvPicPr/>
                  </pic:nvPicPr>
                  <pic:blipFill>
                    <a:blip r:embed="rId40"/>
                    <a:stretch>
                      <a:fillRect/>
                    </a:stretch>
                  </pic:blipFill>
                  <pic:spPr>
                    <a:xfrm>
                      <a:off x="0" y="0"/>
                      <a:ext cx="5134692" cy="6344535"/>
                    </a:xfrm>
                    <a:prstGeom prst="rect">
                      <a:avLst/>
                    </a:prstGeom>
                  </pic:spPr>
                </pic:pic>
              </a:graphicData>
            </a:graphic>
          </wp:inline>
        </w:drawing>
      </w:r>
    </w:p>
    <w:p w14:paraId="08874215" w14:textId="3FDE4DA7" w:rsidR="00337D2D" w:rsidRPr="00F04789" w:rsidRDefault="00337D2D" w:rsidP="00337D2D">
      <w:pPr>
        <w:pStyle w:val="Quote"/>
        <w:rPr>
          <w:rFonts w:ascii="Times New Roman" w:hAnsi="Times New Roman" w:cs="Times New Roman"/>
          <w:lang w:val="en-US"/>
        </w:rPr>
      </w:pPr>
      <w:bookmarkStart w:id="75" w:name="_Toc171346464"/>
      <w:r w:rsidRPr="00F04789">
        <w:rPr>
          <w:rFonts w:ascii="Times New Roman" w:hAnsi="Times New Roman" w:cs="Times New Roman"/>
        </w:rPr>
        <w:t xml:space="preserve">Hình </w:t>
      </w:r>
      <w:r w:rsidRPr="00F04789">
        <w:rPr>
          <w:rFonts w:ascii="Times New Roman" w:hAnsi="Times New Roman" w:cs="Times New Roman"/>
        </w:rPr>
        <w:fldChar w:fldCharType="begin"/>
      </w:r>
      <w:r w:rsidRPr="00F04789">
        <w:rPr>
          <w:rFonts w:ascii="Times New Roman" w:hAnsi="Times New Roman" w:cs="Times New Roman"/>
        </w:rPr>
        <w:instrText xml:space="preserve"> STYLEREF 1 \s </w:instrText>
      </w:r>
      <w:r w:rsidRPr="00F04789">
        <w:rPr>
          <w:rFonts w:ascii="Times New Roman" w:hAnsi="Times New Roman" w:cs="Times New Roman"/>
        </w:rPr>
        <w:fldChar w:fldCharType="separate"/>
      </w:r>
      <w:r w:rsidR="00092DEF">
        <w:rPr>
          <w:rFonts w:ascii="Times New Roman" w:hAnsi="Times New Roman" w:cs="Times New Roman"/>
          <w:noProof/>
        </w:rPr>
        <w:t>4</w:t>
      </w:r>
      <w:r w:rsidRPr="00F04789">
        <w:rPr>
          <w:rFonts w:ascii="Times New Roman" w:hAnsi="Times New Roman" w:cs="Times New Roman"/>
        </w:rPr>
        <w:fldChar w:fldCharType="end"/>
      </w:r>
      <w:r w:rsidRPr="00F04789">
        <w:rPr>
          <w:rFonts w:ascii="Times New Roman" w:hAnsi="Times New Roman" w:cs="Times New Roman"/>
        </w:rPr>
        <w:noBreakHyphen/>
      </w:r>
      <w:r w:rsidRPr="00F04789">
        <w:rPr>
          <w:rFonts w:ascii="Times New Roman" w:hAnsi="Times New Roman" w:cs="Times New Roman"/>
        </w:rPr>
        <w:fldChar w:fldCharType="begin"/>
      </w:r>
      <w:r w:rsidRPr="00F04789">
        <w:rPr>
          <w:rFonts w:ascii="Times New Roman" w:hAnsi="Times New Roman" w:cs="Times New Roman"/>
        </w:rPr>
        <w:instrText xml:space="preserve"> SEQ Hình \* ARABIC \s 1 </w:instrText>
      </w:r>
      <w:r w:rsidRPr="00F04789">
        <w:rPr>
          <w:rFonts w:ascii="Times New Roman" w:hAnsi="Times New Roman" w:cs="Times New Roman"/>
        </w:rPr>
        <w:fldChar w:fldCharType="separate"/>
      </w:r>
      <w:r w:rsidR="00092DEF">
        <w:rPr>
          <w:rFonts w:ascii="Times New Roman" w:hAnsi="Times New Roman" w:cs="Times New Roman"/>
          <w:noProof/>
        </w:rPr>
        <w:t>4</w:t>
      </w:r>
      <w:r w:rsidRPr="00F04789">
        <w:rPr>
          <w:rFonts w:ascii="Times New Roman" w:hAnsi="Times New Roman" w:cs="Times New Roman"/>
        </w:rPr>
        <w:fldChar w:fldCharType="end"/>
      </w:r>
      <w:r w:rsidRPr="00F04789">
        <w:rPr>
          <w:rFonts w:ascii="Times New Roman" w:hAnsi="Times New Roman" w:cs="Times New Roman"/>
          <w:lang w:val="en-US"/>
        </w:rPr>
        <w:t>: File Core_configuration.py phần định nghĩa</w:t>
      </w:r>
      <w:bookmarkEnd w:id="75"/>
    </w:p>
    <w:p w14:paraId="47FED983" w14:textId="77777777" w:rsidR="00337D2D" w:rsidRPr="00F04789" w:rsidRDefault="00337D2D" w:rsidP="00337D2D">
      <w:pPr>
        <w:rPr>
          <w:rFonts w:ascii="Times New Roman" w:hAnsi="Times New Roman" w:cs="Times New Roman"/>
          <w:lang w:val="en-US"/>
        </w:rPr>
      </w:pPr>
    </w:p>
    <w:p w14:paraId="16EB496D" w14:textId="77777777" w:rsidR="00337D2D" w:rsidRPr="00F04789" w:rsidRDefault="00337D2D" w:rsidP="00337D2D">
      <w:pPr>
        <w:rPr>
          <w:rFonts w:ascii="Times New Roman" w:hAnsi="Times New Roman" w:cs="Times New Roman"/>
          <w:lang w:val="en-US"/>
        </w:rPr>
      </w:pPr>
      <w:r w:rsidRPr="00F04789">
        <w:rPr>
          <w:rFonts w:ascii="Times New Roman" w:hAnsi="Times New Roman" w:cs="Times New Roman"/>
          <w:lang w:val="en-US"/>
        </w:rPr>
        <w:t>Định nghĩa các thiết bị sẽ SSH đến để thực hiện cấu hình bao gồm: device_type, IP, username, password và các tuỳ chọn khác để hỗ trợ cho việc chạy cấu hình. session_log để xuất ra các file log dễ theo dõi quá trình cấu hình.</w:t>
      </w:r>
    </w:p>
    <w:p w14:paraId="5B6C99B0" w14:textId="77777777" w:rsidR="00337D2D" w:rsidRPr="00F04789" w:rsidRDefault="00337D2D" w:rsidP="00337D2D">
      <w:pPr>
        <w:keepNext/>
        <w:jc w:val="center"/>
        <w:rPr>
          <w:rFonts w:ascii="Times New Roman" w:hAnsi="Times New Roman" w:cs="Times New Roman"/>
        </w:rPr>
      </w:pPr>
      <w:r w:rsidRPr="00F04789">
        <w:rPr>
          <w:rFonts w:ascii="Times New Roman" w:hAnsi="Times New Roman" w:cs="Times New Roman"/>
          <w:noProof/>
          <w:lang w:val="en-US"/>
        </w:rPr>
        <w:lastRenderedPageBreak/>
        <w:drawing>
          <wp:inline distT="0" distB="0" distL="0" distR="0" wp14:anchorId="48B8CCEA" wp14:editId="09B97D28">
            <wp:extent cx="5579745" cy="5020310"/>
            <wp:effectExtent l="0" t="0" r="1905" b="8890"/>
            <wp:docPr id="218767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6710" name="Picture 1" descr="A screenshot of a computer program&#10;&#10;Description automatically generated"/>
                    <pic:cNvPicPr/>
                  </pic:nvPicPr>
                  <pic:blipFill>
                    <a:blip r:embed="rId41"/>
                    <a:stretch>
                      <a:fillRect/>
                    </a:stretch>
                  </pic:blipFill>
                  <pic:spPr>
                    <a:xfrm>
                      <a:off x="0" y="0"/>
                      <a:ext cx="5579745" cy="5020310"/>
                    </a:xfrm>
                    <a:prstGeom prst="rect">
                      <a:avLst/>
                    </a:prstGeom>
                  </pic:spPr>
                </pic:pic>
              </a:graphicData>
            </a:graphic>
          </wp:inline>
        </w:drawing>
      </w:r>
    </w:p>
    <w:p w14:paraId="7050CC87" w14:textId="50F1E1BA" w:rsidR="00337D2D" w:rsidRPr="00F04789" w:rsidRDefault="00337D2D" w:rsidP="00337D2D">
      <w:pPr>
        <w:pStyle w:val="Quote"/>
        <w:rPr>
          <w:rFonts w:ascii="Times New Roman" w:hAnsi="Times New Roman" w:cs="Times New Roman"/>
          <w:lang w:val="en-US"/>
        </w:rPr>
      </w:pPr>
      <w:bookmarkStart w:id="76" w:name="_Toc171346465"/>
      <w:r w:rsidRPr="00F04789">
        <w:rPr>
          <w:rFonts w:ascii="Times New Roman" w:hAnsi="Times New Roman" w:cs="Times New Roman"/>
        </w:rPr>
        <w:t xml:space="preserve">Hình </w:t>
      </w:r>
      <w:r w:rsidRPr="00F04789">
        <w:rPr>
          <w:rFonts w:ascii="Times New Roman" w:hAnsi="Times New Roman" w:cs="Times New Roman"/>
        </w:rPr>
        <w:fldChar w:fldCharType="begin"/>
      </w:r>
      <w:r w:rsidRPr="00F04789">
        <w:rPr>
          <w:rFonts w:ascii="Times New Roman" w:hAnsi="Times New Roman" w:cs="Times New Roman"/>
        </w:rPr>
        <w:instrText xml:space="preserve"> STYLEREF 1 \s </w:instrText>
      </w:r>
      <w:r w:rsidRPr="00F04789">
        <w:rPr>
          <w:rFonts w:ascii="Times New Roman" w:hAnsi="Times New Roman" w:cs="Times New Roman"/>
        </w:rPr>
        <w:fldChar w:fldCharType="separate"/>
      </w:r>
      <w:r w:rsidR="00092DEF">
        <w:rPr>
          <w:rFonts w:ascii="Times New Roman" w:hAnsi="Times New Roman" w:cs="Times New Roman"/>
          <w:noProof/>
        </w:rPr>
        <w:t>4</w:t>
      </w:r>
      <w:r w:rsidRPr="00F04789">
        <w:rPr>
          <w:rFonts w:ascii="Times New Roman" w:hAnsi="Times New Roman" w:cs="Times New Roman"/>
        </w:rPr>
        <w:fldChar w:fldCharType="end"/>
      </w:r>
      <w:r w:rsidRPr="00F04789">
        <w:rPr>
          <w:rFonts w:ascii="Times New Roman" w:hAnsi="Times New Roman" w:cs="Times New Roman"/>
        </w:rPr>
        <w:noBreakHyphen/>
      </w:r>
      <w:r w:rsidRPr="00F04789">
        <w:rPr>
          <w:rFonts w:ascii="Times New Roman" w:hAnsi="Times New Roman" w:cs="Times New Roman"/>
        </w:rPr>
        <w:fldChar w:fldCharType="begin"/>
      </w:r>
      <w:r w:rsidRPr="00F04789">
        <w:rPr>
          <w:rFonts w:ascii="Times New Roman" w:hAnsi="Times New Roman" w:cs="Times New Roman"/>
        </w:rPr>
        <w:instrText xml:space="preserve"> SEQ Hình \* ARABIC \s 1 </w:instrText>
      </w:r>
      <w:r w:rsidRPr="00F04789">
        <w:rPr>
          <w:rFonts w:ascii="Times New Roman" w:hAnsi="Times New Roman" w:cs="Times New Roman"/>
        </w:rPr>
        <w:fldChar w:fldCharType="separate"/>
      </w:r>
      <w:r w:rsidR="00092DEF">
        <w:rPr>
          <w:rFonts w:ascii="Times New Roman" w:hAnsi="Times New Roman" w:cs="Times New Roman"/>
          <w:noProof/>
        </w:rPr>
        <w:t>5</w:t>
      </w:r>
      <w:r w:rsidRPr="00F04789">
        <w:rPr>
          <w:rFonts w:ascii="Times New Roman" w:hAnsi="Times New Roman" w:cs="Times New Roman"/>
        </w:rPr>
        <w:fldChar w:fldCharType="end"/>
      </w:r>
      <w:r w:rsidRPr="00F04789">
        <w:rPr>
          <w:rFonts w:ascii="Times New Roman" w:hAnsi="Times New Roman" w:cs="Times New Roman"/>
          <w:lang w:val="en-US"/>
        </w:rPr>
        <w:t>: File Core_configuration.py phần cấu hình</w:t>
      </w:r>
      <w:bookmarkEnd w:id="76"/>
    </w:p>
    <w:p w14:paraId="66C33DD8" w14:textId="77777777" w:rsidR="00337D2D" w:rsidRPr="00F04789" w:rsidRDefault="00337D2D" w:rsidP="00337D2D">
      <w:pPr>
        <w:jc w:val="center"/>
        <w:rPr>
          <w:rFonts w:ascii="Times New Roman" w:hAnsi="Times New Roman" w:cs="Times New Roman"/>
          <w:lang w:val="en-US"/>
        </w:rPr>
      </w:pPr>
    </w:p>
    <w:p w14:paraId="6B286966" w14:textId="77777777" w:rsidR="00337D2D" w:rsidRPr="00F04789" w:rsidRDefault="00337D2D" w:rsidP="00337D2D">
      <w:pPr>
        <w:keepNext/>
        <w:jc w:val="center"/>
        <w:rPr>
          <w:rFonts w:ascii="Times New Roman" w:hAnsi="Times New Roman" w:cs="Times New Roman"/>
        </w:rPr>
      </w:pPr>
      <w:r w:rsidRPr="00F04789">
        <w:rPr>
          <w:rFonts w:ascii="Times New Roman" w:hAnsi="Times New Roman" w:cs="Times New Roman"/>
          <w:noProof/>
          <w:lang w:val="en-US"/>
        </w:rPr>
        <w:lastRenderedPageBreak/>
        <w:drawing>
          <wp:inline distT="0" distB="0" distL="0" distR="0" wp14:anchorId="51BB1EE3" wp14:editId="129CC0B6">
            <wp:extent cx="5487166" cy="3439005"/>
            <wp:effectExtent l="0" t="0" r="0" b="9525"/>
            <wp:docPr id="4021897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89794" name="Picture 1" descr="A screen shot of a computer code&#10;&#10;Description automatically generated"/>
                    <pic:cNvPicPr/>
                  </pic:nvPicPr>
                  <pic:blipFill>
                    <a:blip r:embed="rId42"/>
                    <a:stretch>
                      <a:fillRect/>
                    </a:stretch>
                  </pic:blipFill>
                  <pic:spPr>
                    <a:xfrm>
                      <a:off x="0" y="0"/>
                      <a:ext cx="5487166" cy="3439005"/>
                    </a:xfrm>
                    <a:prstGeom prst="rect">
                      <a:avLst/>
                    </a:prstGeom>
                  </pic:spPr>
                </pic:pic>
              </a:graphicData>
            </a:graphic>
          </wp:inline>
        </w:drawing>
      </w:r>
    </w:p>
    <w:p w14:paraId="08605768" w14:textId="642BADBE" w:rsidR="00337D2D" w:rsidRPr="00F04789" w:rsidRDefault="00337D2D" w:rsidP="00337D2D">
      <w:pPr>
        <w:pStyle w:val="Quote"/>
        <w:rPr>
          <w:rFonts w:ascii="Times New Roman" w:hAnsi="Times New Roman" w:cs="Times New Roman"/>
          <w:lang w:val="en-US"/>
        </w:rPr>
      </w:pPr>
      <w:bookmarkStart w:id="77" w:name="_Toc171346466"/>
      <w:r w:rsidRPr="00F04789">
        <w:rPr>
          <w:rFonts w:ascii="Times New Roman" w:hAnsi="Times New Roman" w:cs="Times New Roman"/>
        </w:rPr>
        <w:t xml:space="preserve">Hình </w:t>
      </w:r>
      <w:r w:rsidRPr="00F04789">
        <w:rPr>
          <w:rFonts w:ascii="Times New Roman" w:hAnsi="Times New Roman" w:cs="Times New Roman"/>
        </w:rPr>
        <w:fldChar w:fldCharType="begin"/>
      </w:r>
      <w:r w:rsidRPr="00F04789">
        <w:rPr>
          <w:rFonts w:ascii="Times New Roman" w:hAnsi="Times New Roman" w:cs="Times New Roman"/>
        </w:rPr>
        <w:instrText xml:space="preserve"> STYLEREF 1 \s </w:instrText>
      </w:r>
      <w:r w:rsidRPr="00F04789">
        <w:rPr>
          <w:rFonts w:ascii="Times New Roman" w:hAnsi="Times New Roman" w:cs="Times New Roman"/>
        </w:rPr>
        <w:fldChar w:fldCharType="separate"/>
      </w:r>
      <w:r w:rsidR="00092DEF">
        <w:rPr>
          <w:rFonts w:ascii="Times New Roman" w:hAnsi="Times New Roman" w:cs="Times New Roman"/>
          <w:noProof/>
        </w:rPr>
        <w:t>4</w:t>
      </w:r>
      <w:r w:rsidRPr="00F04789">
        <w:rPr>
          <w:rFonts w:ascii="Times New Roman" w:hAnsi="Times New Roman" w:cs="Times New Roman"/>
        </w:rPr>
        <w:fldChar w:fldCharType="end"/>
      </w:r>
      <w:r w:rsidRPr="00F04789">
        <w:rPr>
          <w:rFonts w:ascii="Times New Roman" w:hAnsi="Times New Roman" w:cs="Times New Roman"/>
        </w:rPr>
        <w:noBreakHyphen/>
      </w:r>
      <w:r w:rsidRPr="00F04789">
        <w:rPr>
          <w:rFonts w:ascii="Times New Roman" w:hAnsi="Times New Roman" w:cs="Times New Roman"/>
        </w:rPr>
        <w:fldChar w:fldCharType="begin"/>
      </w:r>
      <w:r w:rsidRPr="00F04789">
        <w:rPr>
          <w:rFonts w:ascii="Times New Roman" w:hAnsi="Times New Roman" w:cs="Times New Roman"/>
        </w:rPr>
        <w:instrText xml:space="preserve"> SEQ Hình \* ARABIC \s 1 </w:instrText>
      </w:r>
      <w:r w:rsidRPr="00F04789">
        <w:rPr>
          <w:rFonts w:ascii="Times New Roman" w:hAnsi="Times New Roman" w:cs="Times New Roman"/>
        </w:rPr>
        <w:fldChar w:fldCharType="separate"/>
      </w:r>
      <w:r w:rsidR="00092DEF">
        <w:rPr>
          <w:rFonts w:ascii="Times New Roman" w:hAnsi="Times New Roman" w:cs="Times New Roman"/>
          <w:noProof/>
        </w:rPr>
        <w:t>6</w:t>
      </w:r>
      <w:r w:rsidRPr="00F04789">
        <w:rPr>
          <w:rFonts w:ascii="Times New Roman" w:hAnsi="Times New Roman" w:cs="Times New Roman"/>
        </w:rPr>
        <w:fldChar w:fldCharType="end"/>
      </w:r>
      <w:r w:rsidRPr="00F04789">
        <w:rPr>
          <w:rFonts w:ascii="Times New Roman" w:hAnsi="Times New Roman" w:cs="Times New Roman"/>
          <w:lang w:val="en-US"/>
        </w:rPr>
        <w:t>: File Core_configuration.py phần đẩy các cấu hình vào thiết bị</w:t>
      </w:r>
      <w:bookmarkEnd w:id="77"/>
    </w:p>
    <w:p w14:paraId="7305F33D" w14:textId="77777777" w:rsidR="00337D2D" w:rsidRPr="00F04789" w:rsidRDefault="00337D2D" w:rsidP="00337D2D">
      <w:pPr>
        <w:rPr>
          <w:rFonts w:ascii="Times New Roman" w:hAnsi="Times New Roman" w:cs="Times New Roman"/>
          <w:lang w:val="en-US"/>
        </w:rPr>
      </w:pPr>
    </w:p>
    <w:p w14:paraId="46516FC8" w14:textId="77777777" w:rsidR="00337D2D" w:rsidRPr="00F04789" w:rsidRDefault="00337D2D" w:rsidP="00337D2D">
      <w:pPr>
        <w:keepNext/>
        <w:jc w:val="center"/>
        <w:rPr>
          <w:rFonts w:ascii="Times New Roman" w:hAnsi="Times New Roman" w:cs="Times New Roman"/>
        </w:rPr>
      </w:pPr>
      <w:r w:rsidRPr="00F04789">
        <w:rPr>
          <w:rFonts w:ascii="Times New Roman" w:hAnsi="Times New Roman" w:cs="Times New Roman"/>
          <w:noProof/>
          <w:lang w:val="en-US"/>
        </w:rPr>
        <w:drawing>
          <wp:inline distT="0" distB="0" distL="0" distR="0" wp14:anchorId="2299BC38" wp14:editId="2C032B7E">
            <wp:extent cx="5579745" cy="1458595"/>
            <wp:effectExtent l="0" t="0" r="1905" b="8255"/>
            <wp:docPr id="184410399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03990" name="Picture 1" descr="A black screen with white text&#10;&#10;Description automatically generated"/>
                    <pic:cNvPicPr/>
                  </pic:nvPicPr>
                  <pic:blipFill>
                    <a:blip r:embed="rId43"/>
                    <a:stretch>
                      <a:fillRect/>
                    </a:stretch>
                  </pic:blipFill>
                  <pic:spPr>
                    <a:xfrm>
                      <a:off x="0" y="0"/>
                      <a:ext cx="5579745" cy="1458595"/>
                    </a:xfrm>
                    <a:prstGeom prst="rect">
                      <a:avLst/>
                    </a:prstGeom>
                  </pic:spPr>
                </pic:pic>
              </a:graphicData>
            </a:graphic>
          </wp:inline>
        </w:drawing>
      </w:r>
    </w:p>
    <w:p w14:paraId="3D3A38FA" w14:textId="1EF15415" w:rsidR="00337D2D" w:rsidRPr="00F04789" w:rsidRDefault="00337D2D" w:rsidP="00337D2D">
      <w:pPr>
        <w:pStyle w:val="Quote"/>
        <w:rPr>
          <w:rFonts w:ascii="Times New Roman" w:hAnsi="Times New Roman" w:cs="Times New Roman"/>
          <w:lang w:val="en-US"/>
        </w:rPr>
      </w:pPr>
      <w:bookmarkStart w:id="78" w:name="_Toc171346467"/>
      <w:r w:rsidRPr="00F04789">
        <w:rPr>
          <w:rFonts w:ascii="Times New Roman" w:hAnsi="Times New Roman" w:cs="Times New Roman"/>
        </w:rPr>
        <w:t xml:space="preserve">Hình </w:t>
      </w:r>
      <w:r w:rsidRPr="00F04789">
        <w:rPr>
          <w:rFonts w:ascii="Times New Roman" w:hAnsi="Times New Roman" w:cs="Times New Roman"/>
        </w:rPr>
        <w:fldChar w:fldCharType="begin"/>
      </w:r>
      <w:r w:rsidRPr="00F04789">
        <w:rPr>
          <w:rFonts w:ascii="Times New Roman" w:hAnsi="Times New Roman" w:cs="Times New Roman"/>
        </w:rPr>
        <w:instrText xml:space="preserve"> STYLEREF 1 \s </w:instrText>
      </w:r>
      <w:r w:rsidRPr="00F04789">
        <w:rPr>
          <w:rFonts w:ascii="Times New Roman" w:hAnsi="Times New Roman" w:cs="Times New Roman"/>
        </w:rPr>
        <w:fldChar w:fldCharType="separate"/>
      </w:r>
      <w:r w:rsidR="00092DEF">
        <w:rPr>
          <w:rFonts w:ascii="Times New Roman" w:hAnsi="Times New Roman" w:cs="Times New Roman"/>
          <w:noProof/>
        </w:rPr>
        <w:t>4</w:t>
      </w:r>
      <w:r w:rsidRPr="00F04789">
        <w:rPr>
          <w:rFonts w:ascii="Times New Roman" w:hAnsi="Times New Roman" w:cs="Times New Roman"/>
        </w:rPr>
        <w:fldChar w:fldCharType="end"/>
      </w:r>
      <w:r w:rsidRPr="00F04789">
        <w:rPr>
          <w:rFonts w:ascii="Times New Roman" w:hAnsi="Times New Roman" w:cs="Times New Roman"/>
        </w:rPr>
        <w:noBreakHyphen/>
      </w:r>
      <w:r w:rsidRPr="00F04789">
        <w:rPr>
          <w:rFonts w:ascii="Times New Roman" w:hAnsi="Times New Roman" w:cs="Times New Roman"/>
        </w:rPr>
        <w:fldChar w:fldCharType="begin"/>
      </w:r>
      <w:r w:rsidRPr="00F04789">
        <w:rPr>
          <w:rFonts w:ascii="Times New Roman" w:hAnsi="Times New Roman" w:cs="Times New Roman"/>
        </w:rPr>
        <w:instrText xml:space="preserve"> SEQ Hình \* ARABIC \s 1 </w:instrText>
      </w:r>
      <w:r w:rsidRPr="00F04789">
        <w:rPr>
          <w:rFonts w:ascii="Times New Roman" w:hAnsi="Times New Roman" w:cs="Times New Roman"/>
        </w:rPr>
        <w:fldChar w:fldCharType="separate"/>
      </w:r>
      <w:r w:rsidR="00092DEF">
        <w:rPr>
          <w:rFonts w:ascii="Times New Roman" w:hAnsi="Times New Roman" w:cs="Times New Roman"/>
          <w:noProof/>
        </w:rPr>
        <w:t>7</w:t>
      </w:r>
      <w:r w:rsidRPr="00F04789">
        <w:rPr>
          <w:rFonts w:ascii="Times New Roman" w:hAnsi="Times New Roman" w:cs="Times New Roman"/>
        </w:rPr>
        <w:fldChar w:fldCharType="end"/>
      </w:r>
      <w:r w:rsidRPr="00F04789">
        <w:rPr>
          <w:rFonts w:ascii="Times New Roman" w:hAnsi="Times New Roman" w:cs="Times New Roman"/>
          <w:lang w:val="en-US"/>
        </w:rPr>
        <w:t>: Sau khi chạy lệnh 'python ./[tên file]' trên terminal</w:t>
      </w:r>
      <w:bookmarkEnd w:id="78"/>
    </w:p>
    <w:p w14:paraId="7DA8A92E" w14:textId="77777777" w:rsidR="00337D2D" w:rsidRPr="00F04789" w:rsidRDefault="00337D2D" w:rsidP="00337D2D">
      <w:pPr>
        <w:rPr>
          <w:rFonts w:ascii="Times New Roman" w:hAnsi="Times New Roman" w:cs="Times New Roman"/>
          <w:lang w:val="en-US"/>
        </w:rPr>
      </w:pPr>
    </w:p>
    <w:p w14:paraId="4A6F4C29" w14:textId="77777777" w:rsidR="00337D2D" w:rsidRPr="00F04789" w:rsidRDefault="00337D2D" w:rsidP="00337D2D">
      <w:pPr>
        <w:rPr>
          <w:rFonts w:ascii="Times New Roman" w:hAnsi="Times New Roman" w:cs="Times New Roman"/>
          <w:lang w:val="en-US"/>
        </w:rPr>
      </w:pPr>
      <w:r w:rsidRPr="00F04789">
        <w:rPr>
          <w:rFonts w:ascii="Times New Roman" w:hAnsi="Times New Roman" w:cs="Times New Roman"/>
          <w:lang w:val="en-US"/>
        </w:rPr>
        <w:t xml:space="preserve">Sau khi cấu hình xong sẽ xuất ra thông báo 'Config </w:t>
      </w:r>
      <w:proofErr w:type="gramStart"/>
      <w:r w:rsidRPr="00F04789">
        <w:rPr>
          <w:rFonts w:ascii="Times New Roman" w:hAnsi="Times New Roman" w:cs="Times New Roman"/>
          <w:lang w:val="en-US"/>
        </w:rPr>
        <w:t>successfully !</w:t>
      </w:r>
      <w:proofErr w:type="gramEnd"/>
      <w:r w:rsidRPr="00F04789">
        <w:rPr>
          <w:rFonts w:ascii="Times New Roman" w:hAnsi="Times New Roman" w:cs="Times New Roman"/>
          <w:lang w:val="en-US"/>
        </w:rPr>
        <w:t>'</w:t>
      </w:r>
    </w:p>
    <w:p w14:paraId="2AC9A3E0" w14:textId="77777777" w:rsidR="00337D2D" w:rsidRPr="00F04789" w:rsidRDefault="00337D2D" w:rsidP="00337D2D">
      <w:pPr>
        <w:keepNext/>
        <w:jc w:val="center"/>
        <w:rPr>
          <w:rFonts w:ascii="Times New Roman" w:hAnsi="Times New Roman" w:cs="Times New Roman"/>
        </w:rPr>
      </w:pPr>
      <w:r w:rsidRPr="00F04789">
        <w:rPr>
          <w:rFonts w:ascii="Times New Roman" w:hAnsi="Times New Roman" w:cs="Times New Roman"/>
          <w:noProof/>
          <w:lang w:val="en-US"/>
        </w:rPr>
        <w:lastRenderedPageBreak/>
        <w:drawing>
          <wp:inline distT="0" distB="0" distL="0" distR="0" wp14:anchorId="0294F765" wp14:editId="27E392AB">
            <wp:extent cx="4410691" cy="5439534"/>
            <wp:effectExtent l="0" t="0" r="9525" b="0"/>
            <wp:docPr id="137847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77084" name=""/>
                    <pic:cNvPicPr/>
                  </pic:nvPicPr>
                  <pic:blipFill>
                    <a:blip r:embed="rId44"/>
                    <a:stretch>
                      <a:fillRect/>
                    </a:stretch>
                  </pic:blipFill>
                  <pic:spPr>
                    <a:xfrm>
                      <a:off x="0" y="0"/>
                      <a:ext cx="4410691" cy="5439534"/>
                    </a:xfrm>
                    <a:prstGeom prst="rect">
                      <a:avLst/>
                    </a:prstGeom>
                  </pic:spPr>
                </pic:pic>
              </a:graphicData>
            </a:graphic>
          </wp:inline>
        </w:drawing>
      </w:r>
    </w:p>
    <w:p w14:paraId="14A0A032" w14:textId="27596D4A" w:rsidR="00337D2D" w:rsidRPr="00F04789" w:rsidRDefault="00337D2D" w:rsidP="00337D2D">
      <w:pPr>
        <w:pStyle w:val="Quote"/>
        <w:rPr>
          <w:rFonts w:ascii="Times New Roman" w:hAnsi="Times New Roman" w:cs="Times New Roman"/>
          <w:lang w:val="en-US"/>
        </w:rPr>
      </w:pPr>
      <w:bookmarkStart w:id="79" w:name="_Toc171346468"/>
      <w:r w:rsidRPr="00F04789">
        <w:rPr>
          <w:rFonts w:ascii="Times New Roman" w:hAnsi="Times New Roman" w:cs="Times New Roman"/>
        </w:rPr>
        <w:t xml:space="preserve">Hình </w:t>
      </w:r>
      <w:r w:rsidRPr="00F04789">
        <w:rPr>
          <w:rFonts w:ascii="Times New Roman" w:hAnsi="Times New Roman" w:cs="Times New Roman"/>
        </w:rPr>
        <w:fldChar w:fldCharType="begin"/>
      </w:r>
      <w:r w:rsidRPr="00F04789">
        <w:rPr>
          <w:rFonts w:ascii="Times New Roman" w:hAnsi="Times New Roman" w:cs="Times New Roman"/>
        </w:rPr>
        <w:instrText xml:space="preserve"> STYLEREF 1 \s </w:instrText>
      </w:r>
      <w:r w:rsidRPr="00F04789">
        <w:rPr>
          <w:rFonts w:ascii="Times New Roman" w:hAnsi="Times New Roman" w:cs="Times New Roman"/>
        </w:rPr>
        <w:fldChar w:fldCharType="separate"/>
      </w:r>
      <w:r w:rsidR="00092DEF">
        <w:rPr>
          <w:rFonts w:ascii="Times New Roman" w:hAnsi="Times New Roman" w:cs="Times New Roman"/>
          <w:noProof/>
        </w:rPr>
        <w:t>4</w:t>
      </w:r>
      <w:r w:rsidRPr="00F04789">
        <w:rPr>
          <w:rFonts w:ascii="Times New Roman" w:hAnsi="Times New Roman" w:cs="Times New Roman"/>
        </w:rPr>
        <w:fldChar w:fldCharType="end"/>
      </w:r>
      <w:r w:rsidRPr="00F04789">
        <w:rPr>
          <w:rFonts w:ascii="Times New Roman" w:hAnsi="Times New Roman" w:cs="Times New Roman"/>
        </w:rPr>
        <w:noBreakHyphen/>
      </w:r>
      <w:r w:rsidRPr="00F04789">
        <w:rPr>
          <w:rFonts w:ascii="Times New Roman" w:hAnsi="Times New Roman" w:cs="Times New Roman"/>
        </w:rPr>
        <w:fldChar w:fldCharType="begin"/>
      </w:r>
      <w:r w:rsidRPr="00F04789">
        <w:rPr>
          <w:rFonts w:ascii="Times New Roman" w:hAnsi="Times New Roman" w:cs="Times New Roman"/>
        </w:rPr>
        <w:instrText xml:space="preserve"> SEQ Hình \* ARABIC \s 1 </w:instrText>
      </w:r>
      <w:r w:rsidRPr="00F04789">
        <w:rPr>
          <w:rFonts w:ascii="Times New Roman" w:hAnsi="Times New Roman" w:cs="Times New Roman"/>
        </w:rPr>
        <w:fldChar w:fldCharType="separate"/>
      </w:r>
      <w:r w:rsidR="00092DEF">
        <w:rPr>
          <w:rFonts w:ascii="Times New Roman" w:hAnsi="Times New Roman" w:cs="Times New Roman"/>
          <w:noProof/>
        </w:rPr>
        <w:t>8</w:t>
      </w:r>
      <w:r w:rsidRPr="00F04789">
        <w:rPr>
          <w:rFonts w:ascii="Times New Roman" w:hAnsi="Times New Roman" w:cs="Times New Roman"/>
        </w:rPr>
        <w:fldChar w:fldCharType="end"/>
      </w:r>
      <w:r w:rsidRPr="00F04789">
        <w:rPr>
          <w:rFonts w:ascii="Times New Roman" w:hAnsi="Times New Roman" w:cs="Times New Roman"/>
          <w:lang w:val="en-US"/>
        </w:rPr>
        <w:t>: Kiểm tra cấu hình trên thiết bị</w:t>
      </w:r>
      <w:bookmarkEnd w:id="79"/>
    </w:p>
    <w:p w14:paraId="712E4D24" w14:textId="77777777" w:rsidR="00337D2D" w:rsidRPr="00F04789" w:rsidRDefault="00337D2D" w:rsidP="00337D2D">
      <w:pPr>
        <w:rPr>
          <w:rFonts w:ascii="Times New Roman" w:hAnsi="Times New Roman" w:cs="Times New Roman"/>
          <w:lang w:val="en-US"/>
        </w:rPr>
      </w:pPr>
    </w:p>
    <w:p w14:paraId="18525A03" w14:textId="77777777" w:rsidR="00337D2D" w:rsidRPr="00F04789" w:rsidRDefault="00337D2D" w:rsidP="00337D2D">
      <w:pPr>
        <w:rPr>
          <w:rFonts w:ascii="Times New Roman" w:hAnsi="Times New Roman" w:cs="Times New Roman"/>
          <w:lang w:val="en-US"/>
        </w:rPr>
      </w:pPr>
      <w:r w:rsidRPr="00F04789">
        <w:rPr>
          <w:rFonts w:ascii="Times New Roman" w:hAnsi="Times New Roman" w:cs="Times New Roman"/>
          <w:lang w:val="en-US"/>
        </w:rPr>
        <w:t>Chạy lệnh 'show run' trên thiết bị và thấy rằng các cấu hình đã được thêm vào từ file config bằng Netmiko.</w:t>
      </w:r>
    </w:p>
    <w:p w14:paraId="2A53E95A" w14:textId="77777777" w:rsidR="00337D2D" w:rsidRPr="00F04789" w:rsidRDefault="00337D2D" w:rsidP="00337D2D">
      <w:pPr>
        <w:keepNext/>
        <w:jc w:val="center"/>
        <w:rPr>
          <w:rFonts w:ascii="Times New Roman" w:hAnsi="Times New Roman" w:cs="Times New Roman"/>
        </w:rPr>
      </w:pPr>
      <w:r w:rsidRPr="00F04789">
        <w:rPr>
          <w:rFonts w:ascii="Times New Roman" w:hAnsi="Times New Roman" w:cs="Times New Roman"/>
          <w:noProof/>
          <w:lang w:val="en-US"/>
        </w:rPr>
        <w:lastRenderedPageBreak/>
        <w:drawing>
          <wp:inline distT="0" distB="0" distL="0" distR="0" wp14:anchorId="607E6DB5" wp14:editId="6D43A373">
            <wp:extent cx="5579745" cy="7294880"/>
            <wp:effectExtent l="0" t="0" r="1905" b="1270"/>
            <wp:docPr id="14185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5965" name=""/>
                    <pic:cNvPicPr/>
                  </pic:nvPicPr>
                  <pic:blipFill>
                    <a:blip r:embed="rId45"/>
                    <a:stretch>
                      <a:fillRect/>
                    </a:stretch>
                  </pic:blipFill>
                  <pic:spPr>
                    <a:xfrm>
                      <a:off x="0" y="0"/>
                      <a:ext cx="5579745" cy="7294880"/>
                    </a:xfrm>
                    <a:prstGeom prst="rect">
                      <a:avLst/>
                    </a:prstGeom>
                  </pic:spPr>
                </pic:pic>
              </a:graphicData>
            </a:graphic>
          </wp:inline>
        </w:drawing>
      </w:r>
    </w:p>
    <w:p w14:paraId="702BE760" w14:textId="2120178F" w:rsidR="00337D2D" w:rsidRPr="00F04789" w:rsidRDefault="00337D2D" w:rsidP="00337D2D">
      <w:pPr>
        <w:pStyle w:val="Quote"/>
        <w:rPr>
          <w:rFonts w:ascii="Times New Roman" w:hAnsi="Times New Roman" w:cs="Times New Roman"/>
          <w:lang w:val="en-US"/>
        </w:rPr>
      </w:pPr>
      <w:bookmarkStart w:id="80" w:name="_Toc171346469"/>
      <w:r w:rsidRPr="00F04789">
        <w:rPr>
          <w:rFonts w:ascii="Times New Roman" w:hAnsi="Times New Roman" w:cs="Times New Roman"/>
        </w:rPr>
        <w:t xml:space="preserve">Hình </w:t>
      </w:r>
      <w:r w:rsidRPr="00F04789">
        <w:rPr>
          <w:rFonts w:ascii="Times New Roman" w:hAnsi="Times New Roman" w:cs="Times New Roman"/>
        </w:rPr>
        <w:fldChar w:fldCharType="begin"/>
      </w:r>
      <w:r w:rsidRPr="00F04789">
        <w:rPr>
          <w:rFonts w:ascii="Times New Roman" w:hAnsi="Times New Roman" w:cs="Times New Roman"/>
        </w:rPr>
        <w:instrText xml:space="preserve"> STYLEREF 1 \s </w:instrText>
      </w:r>
      <w:r w:rsidRPr="00F04789">
        <w:rPr>
          <w:rFonts w:ascii="Times New Roman" w:hAnsi="Times New Roman" w:cs="Times New Roman"/>
        </w:rPr>
        <w:fldChar w:fldCharType="separate"/>
      </w:r>
      <w:r w:rsidR="00092DEF">
        <w:rPr>
          <w:rFonts w:ascii="Times New Roman" w:hAnsi="Times New Roman" w:cs="Times New Roman"/>
          <w:noProof/>
        </w:rPr>
        <w:t>4</w:t>
      </w:r>
      <w:r w:rsidRPr="00F04789">
        <w:rPr>
          <w:rFonts w:ascii="Times New Roman" w:hAnsi="Times New Roman" w:cs="Times New Roman"/>
        </w:rPr>
        <w:fldChar w:fldCharType="end"/>
      </w:r>
      <w:r w:rsidRPr="00F04789">
        <w:rPr>
          <w:rFonts w:ascii="Times New Roman" w:hAnsi="Times New Roman" w:cs="Times New Roman"/>
        </w:rPr>
        <w:noBreakHyphen/>
      </w:r>
      <w:r w:rsidRPr="00F04789">
        <w:rPr>
          <w:rFonts w:ascii="Times New Roman" w:hAnsi="Times New Roman" w:cs="Times New Roman"/>
        </w:rPr>
        <w:fldChar w:fldCharType="begin"/>
      </w:r>
      <w:r w:rsidRPr="00F04789">
        <w:rPr>
          <w:rFonts w:ascii="Times New Roman" w:hAnsi="Times New Roman" w:cs="Times New Roman"/>
        </w:rPr>
        <w:instrText xml:space="preserve"> SEQ Hình \* ARABIC \s 1 </w:instrText>
      </w:r>
      <w:r w:rsidRPr="00F04789">
        <w:rPr>
          <w:rFonts w:ascii="Times New Roman" w:hAnsi="Times New Roman" w:cs="Times New Roman"/>
        </w:rPr>
        <w:fldChar w:fldCharType="separate"/>
      </w:r>
      <w:r w:rsidR="00092DEF">
        <w:rPr>
          <w:rFonts w:ascii="Times New Roman" w:hAnsi="Times New Roman" w:cs="Times New Roman"/>
          <w:noProof/>
        </w:rPr>
        <w:t>9</w:t>
      </w:r>
      <w:r w:rsidRPr="00F04789">
        <w:rPr>
          <w:rFonts w:ascii="Times New Roman" w:hAnsi="Times New Roman" w:cs="Times New Roman"/>
        </w:rPr>
        <w:fldChar w:fldCharType="end"/>
      </w:r>
      <w:r w:rsidRPr="00F04789">
        <w:rPr>
          <w:rFonts w:ascii="Times New Roman" w:hAnsi="Times New Roman" w:cs="Times New Roman"/>
          <w:lang w:val="en-US"/>
        </w:rPr>
        <w:t>: File log các cấu hình được đẩy vào thiết bị</w:t>
      </w:r>
      <w:bookmarkEnd w:id="80"/>
    </w:p>
    <w:p w14:paraId="5F584B3A" w14:textId="77777777" w:rsidR="00337D2D" w:rsidRPr="00F04789" w:rsidRDefault="00337D2D" w:rsidP="00337D2D">
      <w:pPr>
        <w:jc w:val="center"/>
        <w:rPr>
          <w:rStyle w:val="IntenseEmphasis"/>
          <w:rFonts w:ascii="Times New Roman" w:hAnsi="Times New Roman" w:cs="Times New Roman"/>
          <w:lang w:val="en-US"/>
        </w:rPr>
      </w:pPr>
    </w:p>
    <w:p w14:paraId="594AEBED" w14:textId="77777777" w:rsidR="00337D2D" w:rsidRPr="00F04789" w:rsidRDefault="00337D2D" w:rsidP="00337D2D">
      <w:pPr>
        <w:jc w:val="center"/>
        <w:rPr>
          <w:rFonts w:ascii="Times New Roman" w:hAnsi="Times New Roman" w:cs="Times New Roman"/>
          <w:lang w:val="en-US"/>
        </w:rPr>
      </w:pPr>
    </w:p>
    <w:p w14:paraId="2A49C69B" w14:textId="77777777" w:rsidR="00337D2D" w:rsidRPr="00F04789" w:rsidRDefault="00337D2D" w:rsidP="00337D2D">
      <w:pPr>
        <w:rPr>
          <w:rFonts w:ascii="Times New Roman" w:hAnsi="Times New Roman" w:cs="Times New Roman"/>
          <w:lang w:val="en-US"/>
        </w:rPr>
      </w:pPr>
      <w:r w:rsidRPr="00F04789">
        <w:rPr>
          <w:rFonts w:ascii="Times New Roman" w:hAnsi="Times New Roman" w:cs="Times New Roman"/>
          <w:lang w:val="en-US"/>
        </w:rPr>
        <w:t>Tham khảo thêm các file config các thiết bị còn lại tại đường dẫn này:</w:t>
      </w:r>
    </w:p>
    <w:p w14:paraId="0F5766E7" w14:textId="6B54E42D" w:rsidR="00337D2D" w:rsidRPr="00F04789" w:rsidRDefault="00337D2D" w:rsidP="00337D2D">
      <w:pPr>
        <w:rPr>
          <w:rFonts w:ascii="Times New Roman" w:hAnsi="Times New Roman" w:cs="Times New Roman"/>
          <w:lang w:val="en-US"/>
        </w:rPr>
      </w:pPr>
      <w:r w:rsidRPr="00F04789">
        <w:rPr>
          <w:rFonts w:ascii="Times New Roman" w:hAnsi="Times New Roman" w:cs="Times New Roman"/>
          <w:lang w:val="en-US"/>
        </w:rPr>
        <w:t xml:space="preserve">Link: </w:t>
      </w:r>
      <w:hyperlink r:id="rId46" w:history="1">
        <w:r w:rsidRPr="00F04789">
          <w:rPr>
            <w:rStyle w:val="Hyperlink"/>
            <w:rFonts w:ascii="Times New Roman" w:hAnsi="Times New Roman" w:cs="Times New Roman"/>
            <w:lang w:val="en-US"/>
          </w:rPr>
          <w:t>https://github.com/huannv2973/netmiko-configuration.git</w:t>
        </w:r>
      </w:hyperlink>
    </w:p>
    <w:p w14:paraId="7AE6D744" w14:textId="37A84143" w:rsidR="00A7092C" w:rsidRPr="00F04789" w:rsidRDefault="00A7092C" w:rsidP="00A7092C">
      <w:pPr>
        <w:pStyle w:val="Heading2"/>
        <w:rPr>
          <w:rFonts w:cs="Times New Roman"/>
          <w:lang w:val="en-US"/>
        </w:rPr>
      </w:pPr>
      <w:bookmarkStart w:id="81" w:name="_Toc171455498"/>
      <w:r w:rsidRPr="00F04789">
        <w:rPr>
          <w:rFonts w:cs="Times New Roman"/>
          <w:lang w:val="en-US"/>
        </w:rPr>
        <w:t>Trường hợp 1: Switch Core 1 bị shutdown</w:t>
      </w:r>
      <w:bookmarkEnd w:id="81"/>
    </w:p>
    <w:p w14:paraId="2ADF7B32" w14:textId="77777777" w:rsidR="00AB193B" w:rsidRPr="00F04789" w:rsidRDefault="00AB193B" w:rsidP="00AB193B">
      <w:pPr>
        <w:rPr>
          <w:rFonts w:ascii="Times New Roman" w:hAnsi="Times New Roman" w:cs="Times New Roman"/>
          <w:b/>
          <w:bCs/>
          <w:lang w:val="en-US"/>
        </w:rPr>
      </w:pPr>
      <w:r w:rsidRPr="00F04789">
        <w:rPr>
          <w:rFonts w:ascii="Times New Roman" w:hAnsi="Times New Roman" w:cs="Times New Roman"/>
          <w:b/>
          <w:bCs/>
          <w:lang w:val="en-US"/>
        </w:rPr>
        <w:t>Trước khi bị SHUTDOWN:</w:t>
      </w:r>
    </w:p>
    <w:p w14:paraId="4A514561" w14:textId="77777777" w:rsidR="00AB193B" w:rsidRPr="00F04789" w:rsidRDefault="00AB193B" w:rsidP="00AB193B">
      <w:pPr>
        <w:rPr>
          <w:rFonts w:ascii="Times New Roman" w:hAnsi="Times New Roman" w:cs="Times New Roman"/>
          <w:lang w:val="en-US"/>
        </w:rPr>
      </w:pPr>
    </w:p>
    <w:p w14:paraId="46C1C667" w14:textId="7716A6F3" w:rsidR="002F67A3" w:rsidRPr="00F04789" w:rsidRDefault="00B6160E" w:rsidP="002F67A3">
      <w:pPr>
        <w:keepNext/>
        <w:jc w:val="center"/>
        <w:rPr>
          <w:rFonts w:ascii="Times New Roman" w:hAnsi="Times New Roman" w:cs="Times New Roman"/>
        </w:rPr>
      </w:pPr>
      <w:r w:rsidRPr="00F04789">
        <w:rPr>
          <w:rFonts w:ascii="Times New Roman" w:hAnsi="Times New Roman" w:cs="Times New Roman"/>
          <w:noProof/>
          <w:lang w:val="en-US"/>
        </w:rPr>
        <mc:AlternateContent>
          <mc:Choice Requires="wps">
            <w:drawing>
              <wp:anchor distT="0" distB="0" distL="114300" distR="114300" simplePos="0" relativeHeight="251669504" behindDoc="0" locked="0" layoutInCell="1" allowOverlap="1" wp14:anchorId="5CCC72F6" wp14:editId="1DAAA4A7">
                <wp:simplePos x="0" y="0"/>
                <wp:positionH relativeFrom="column">
                  <wp:posOffset>-10795</wp:posOffset>
                </wp:positionH>
                <wp:positionV relativeFrom="paragraph">
                  <wp:posOffset>1952625</wp:posOffset>
                </wp:positionV>
                <wp:extent cx="1866900" cy="556260"/>
                <wp:effectExtent l="0" t="0" r="19050" b="15240"/>
                <wp:wrapNone/>
                <wp:docPr id="1577197531" name="Rectangle 7"/>
                <wp:cNvGraphicFramePr/>
                <a:graphic xmlns:a="http://schemas.openxmlformats.org/drawingml/2006/main">
                  <a:graphicData uri="http://schemas.microsoft.com/office/word/2010/wordprocessingShape">
                    <wps:wsp>
                      <wps:cNvSpPr/>
                      <wps:spPr>
                        <a:xfrm>
                          <a:off x="0" y="0"/>
                          <a:ext cx="1866900" cy="556260"/>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6C69F" id="Rectangle 7" o:spid="_x0000_s1026" style="position:absolute;margin-left:-.85pt;margin-top:153.75pt;width:147pt;height:4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" filled="f" strokecolor="#c00000" strokeweight="1pt"/>
            </w:pict>
          </mc:Fallback>
        </mc:AlternateContent>
      </w:r>
      <w:r w:rsidR="002F67A3" w:rsidRPr="00F04789">
        <w:rPr>
          <w:rFonts w:ascii="Times New Roman" w:hAnsi="Times New Roman" w:cs="Times New Roman"/>
          <w:noProof/>
          <w:lang w:val="en-US"/>
        </w:rPr>
        <mc:AlternateContent>
          <mc:Choice Requires="wps">
            <w:drawing>
              <wp:anchor distT="0" distB="0" distL="114300" distR="114300" simplePos="0" relativeHeight="251668480" behindDoc="0" locked="0" layoutInCell="1" allowOverlap="1" wp14:anchorId="4F101FB8" wp14:editId="137678BD">
                <wp:simplePos x="0" y="0"/>
                <wp:positionH relativeFrom="column">
                  <wp:posOffset>-18415</wp:posOffset>
                </wp:positionH>
                <wp:positionV relativeFrom="paragraph">
                  <wp:posOffset>177165</wp:posOffset>
                </wp:positionV>
                <wp:extent cx="1874520" cy="563880"/>
                <wp:effectExtent l="0" t="0" r="11430" b="26670"/>
                <wp:wrapNone/>
                <wp:docPr id="1385256700" name="Rectangle 6"/>
                <wp:cNvGraphicFramePr/>
                <a:graphic xmlns:a="http://schemas.openxmlformats.org/drawingml/2006/main">
                  <a:graphicData uri="http://schemas.microsoft.com/office/word/2010/wordprocessingShape">
                    <wps:wsp>
                      <wps:cNvSpPr/>
                      <wps:spPr>
                        <a:xfrm>
                          <a:off x="0" y="0"/>
                          <a:ext cx="1874520" cy="563880"/>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0CD63" id="Rectangle 6" o:spid="_x0000_s1026" style="position:absolute;margin-left:-1.45pt;margin-top:13.95pt;width:147.6pt;height:44.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" filled="f" strokecolor="#c00000" strokeweight="1pt"/>
            </w:pict>
          </mc:Fallback>
        </mc:AlternateContent>
      </w:r>
      <w:r w:rsidR="00C729CA" w:rsidRPr="00F04789">
        <w:rPr>
          <w:rFonts w:ascii="Times New Roman" w:hAnsi="Times New Roman" w:cs="Times New Roman"/>
          <w:noProof/>
          <w:lang w:val="en-US"/>
        </w:rPr>
        <w:drawing>
          <wp:inline distT="0" distB="0" distL="0" distR="0" wp14:anchorId="10B47C57" wp14:editId="3E63D7E4">
            <wp:extent cx="5021580" cy="3495161"/>
            <wp:effectExtent l="0" t="0" r="7620" b="0"/>
            <wp:docPr id="208090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00448" name=""/>
                    <pic:cNvPicPr/>
                  </pic:nvPicPr>
                  <pic:blipFill>
                    <a:blip r:embed="rId47"/>
                    <a:stretch>
                      <a:fillRect/>
                    </a:stretch>
                  </pic:blipFill>
                  <pic:spPr>
                    <a:xfrm>
                      <a:off x="0" y="0"/>
                      <a:ext cx="5034402" cy="3504085"/>
                    </a:xfrm>
                    <a:prstGeom prst="rect">
                      <a:avLst/>
                    </a:prstGeom>
                  </pic:spPr>
                </pic:pic>
              </a:graphicData>
            </a:graphic>
          </wp:inline>
        </w:drawing>
      </w:r>
    </w:p>
    <w:p w14:paraId="51746C13" w14:textId="39E09C64" w:rsidR="00C729CA" w:rsidRPr="00F04789" w:rsidRDefault="002F67A3" w:rsidP="00B6160E">
      <w:pPr>
        <w:pStyle w:val="Quote"/>
        <w:rPr>
          <w:rFonts w:ascii="Times New Roman" w:hAnsi="Times New Roman" w:cs="Times New Roman"/>
          <w:lang w:val="en-US"/>
        </w:rPr>
      </w:pPr>
      <w:bookmarkStart w:id="82" w:name="_Toc171346470"/>
      <w:r w:rsidRPr="00F04789">
        <w:rPr>
          <w:rFonts w:ascii="Times New Roman" w:hAnsi="Times New Roman" w:cs="Times New Roman"/>
        </w:rPr>
        <w:t xml:space="preserve">Hình </w:t>
      </w:r>
      <w:r w:rsidRPr="00F04789">
        <w:rPr>
          <w:rFonts w:ascii="Times New Roman" w:hAnsi="Times New Roman" w:cs="Times New Roman"/>
        </w:rPr>
        <w:fldChar w:fldCharType="begin"/>
      </w:r>
      <w:r w:rsidRPr="00F04789">
        <w:rPr>
          <w:rFonts w:ascii="Times New Roman" w:hAnsi="Times New Roman" w:cs="Times New Roman"/>
        </w:rPr>
        <w:instrText xml:space="preserve"> STYLEREF 1 \s </w:instrText>
      </w:r>
      <w:r w:rsidRPr="00F04789">
        <w:rPr>
          <w:rFonts w:ascii="Times New Roman" w:hAnsi="Times New Roman" w:cs="Times New Roman"/>
        </w:rPr>
        <w:fldChar w:fldCharType="separate"/>
      </w:r>
      <w:r w:rsidR="00092DEF">
        <w:rPr>
          <w:rFonts w:ascii="Times New Roman" w:hAnsi="Times New Roman" w:cs="Times New Roman"/>
          <w:noProof/>
        </w:rPr>
        <w:t>4</w:t>
      </w:r>
      <w:r w:rsidRPr="00F04789">
        <w:rPr>
          <w:rFonts w:ascii="Times New Roman" w:hAnsi="Times New Roman" w:cs="Times New Roman"/>
        </w:rPr>
        <w:fldChar w:fldCharType="end"/>
      </w:r>
      <w:r w:rsidRPr="00F04789">
        <w:rPr>
          <w:rFonts w:ascii="Times New Roman" w:hAnsi="Times New Roman" w:cs="Times New Roman"/>
        </w:rPr>
        <w:noBreakHyphen/>
      </w:r>
      <w:r w:rsidRPr="00F04789">
        <w:rPr>
          <w:rFonts w:ascii="Times New Roman" w:hAnsi="Times New Roman" w:cs="Times New Roman"/>
        </w:rPr>
        <w:fldChar w:fldCharType="begin"/>
      </w:r>
      <w:r w:rsidRPr="00F04789">
        <w:rPr>
          <w:rFonts w:ascii="Times New Roman" w:hAnsi="Times New Roman" w:cs="Times New Roman"/>
        </w:rPr>
        <w:instrText xml:space="preserve"> SEQ Hình \* ARABIC \s 1 </w:instrText>
      </w:r>
      <w:r w:rsidRPr="00F04789">
        <w:rPr>
          <w:rFonts w:ascii="Times New Roman" w:hAnsi="Times New Roman" w:cs="Times New Roman"/>
        </w:rPr>
        <w:fldChar w:fldCharType="separate"/>
      </w:r>
      <w:r w:rsidR="00092DEF">
        <w:rPr>
          <w:rFonts w:ascii="Times New Roman" w:hAnsi="Times New Roman" w:cs="Times New Roman"/>
          <w:noProof/>
        </w:rPr>
        <w:t>10</w:t>
      </w:r>
      <w:r w:rsidRPr="00F04789">
        <w:rPr>
          <w:rFonts w:ascii="Times New Roman" w:hAnsi="Times New Roman" w:cs="Times New Roman"/>
        </w:rPr>
        <w:fldChar w:fldCharType="end"/>
      </w:r>
      <w:r w:rsidRPr="00F04789">
        <w:rPr>
          <w:rFonts w:ascii="Times New Roman" w:hAnsi="Times New Roman" w:cs="Times New Roman"/>
          <w:lang w:val="en-US"/>
        </w:rPr>
        <w:t>: Trước khi bị Shutdown, trạng thái của Core 1 là Active cho VLAN 10 và 20</w:t>
      </w:r>
      <w:bookmarkEnd w:id="82"/>
    </w:p>
    <w:p w14:paraId="6D88756C" w14:textId="77777777" w:rsidR="002F67A3" w:rsidRPr="00F04789" w:rsidRDefault="00C729CA" w:rsidP="002F67A3">
      <w:pPr>
        <w:keepNext/>
        <w:jc w:val="center"/>
        <w:rPr>
          <w:rFonts w:ascii="Times New Roman" w:hAnsi="Times New Roman" w:cs="Times New Roman"/>
        </w:rPr>
      </w:pPr>
      <w:r w:rsidRPr="00F04789">
        <w:rPr>
          <w:rFonts w:ascii="Times New Roman" w:hAnsi="Times New Roman" w:cs="Times New Roman"/>
          <w:noProof/>
          <w:lang w:val="en-US"/>
        </w:rPr>
        <w:lastRenderedPageBreak/>
        <mc:AlternateContent>
          <mc:Choice Requires="wps">
            <w:drawing>
              <wp:anchor distT="0" distB="0" distL="114300" distR="114300" simplePos="0" relativeHeight="251671552" behindDoc="0" locked="0" layoutInCell="1" allowOverlap="1" wp14:anchorId="58CDAE77" wp14:editId="310092EF">
                <wp:simplePos x="0" y="0"/>
                <wp:positionH relativeFrom="column">
                  <wp:posOffset>-26035</wp:posOffset>
                </wp:positionH>
                <wp:positionV relativeFrom="paragraph">
                  <wp:posOffset>1904365</wp:posOffset>
                </wp:positionV>
                <wp:extent cx="1516380" cy="693420"/>
                <wp:effectExtent l="0" t="0" r="26670" b="11430"/>
                <wp:wrapNone/>
                <wp:docPr id="973459790" name="Rectangle 9"/>
                <wp:cNvGraphicFramePr/>
                <a:graphic xmlns:a="http://schemas.openxmlformats.org/drawingml/2006/main">
                  <a:graphicData uri="http://schemas.microsoft.com/office/word/2010/wordprocessingShape">
                    <wps:wsp>
                      <wps:cNvSpPr/>
                      <wps:spPr>
                        <a:xfrm>
                          <a:off x="0" y="0"/>
                          <a:ext cx="1516380" cy="693420"/>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9F010" id="Rectangle 9" o:spid="_x0000_s1026" style="position:absolute;margin-left:-2.05pt;margin-top:149.95pt;width:119.4pt;height:5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" filled="f" strokecolor="#c00000" strokeweight="1pt"/>
            </w:pict>
          </mc:Fallback>
        </mc:AlternateContent>
      </w:r>
      <w:r w:rsidRPr="00F04789">
        <w:rPr>
          <w:rFonts w:ascii="Times New Roman" w:hAnsi="Times New Roman" w:cs="Times New Roman"/>
          <w:noProof/>
          <w:lang w:val="en-US"/>
        </w:rPr>
        <mc:AlternateContent>
          <mc:Choice Requires="wps">
            <w:drawing>
              <wp:anchor distT="0" distB="0" distL="114300" distR="114300" simplePos="0" relativeHeight="251670528" behindDoc="0" locked="0" layoutInCell="1" allowOverlap="1" wp14:anchorId="461D4737" wp14:editId="51E9D1F8">
                <wp:simplePos x="0" y="0"/>
                <wp:positionH relativeFrom="column">
                  <wp:posOffset>-26035</wp:posOffset>
                </wp:positionH>
                <wp:positionV relativeFrom="paragraph">
                  <wp:posOffset>222885</wp:posOffset>
                </wp:positionV>
                <wp:extent cx="1432560" cy="457200"/>
                <wp:effectExtent l="0" t="0" r="15240" b="19050"/>
                <wp:wrapNone/>
                <wp:docPr id="1367475595" name="Rectangle 8"/>
                <wp:cNvGraphicFramePr/>
                <a:graphic xmlns:a="http://schemas.openxmlformats.org/drawingml/2006/main">
                  <a:graphicData uri="http://schemas.microsoft.com/office/word/2010/wordprocessingShape">
                    <wps:wsp>
                      <wps:cNvSpPr/>
                      <wps:spPr>
                        <a:xfrm>
                          <a:off x="0" y="0"/>
                          <a:ext cx="1432560" cy="457200"/>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48FB0B" id="Rectangle 8" o:spid="_x0000_s1026" style="position:absolute;margin-left:-2.05pt;margin-top:17.55pt;width:112.8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" filled="f" strokecolor="#c00000" strokeweight="1pt"/>
            </w:pict>
          </mc:Fallback>
        </mc:AlternateContent>
      </w:r>
      <w:r w:rsidRPr="00F04789">
        <w:rPr>
          <w:rFonts w:ascii="Times New Roman" w:hAnsi="Times New Roman" w:cs="Times New Roman"/>
          <w:noProof/>
          <w:lang w:val="en-US"/>
        </w:rPr>
        <w:drawing>
          <wp:inline distT="0" distB="0" distL="0" distR="0" wp14:anchorId="66F1B345" wp14:editId="0AB5D8A2">
            <wp:extent cx="5135880" cy="3577055"/>
            <wp:effectExtent l="0" t="0" r="7620" b="4445"/>
            <wp:docPr id="14918378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37859" name="Picture 1" descr="A screenshot of a computer program&#10;&#10;Description automatically generated"/>
                    <pic:cNvPicPr/>
                  </pic:nvPicPr>
                  <pic:blipFill>
                    <a:blip r:embed="rId48"/>
                    <a:stretch>
                      <a:fillRect/>
                    </a:stretch>
                  </pic:blipFill>
                  <pic:spPr>
                    <a:xfrm>
                      <a:off x="0" y="0"/>
                      <a:ext cx="5143961" cy="3582683"/>
                    </a:xfrm>
                    <a:prstGeom prst="rect">
                      <a:avLst/>
                    </a:prstGeom>
                  </pic:spPr>
                </pic:pic>
              </a:graphicData>
            </a:graphic>
          </wp:inline>
        </w:drawing>
      </w:r>
    </w:p>
    <w:p w14:paraId="1BAEC3DE" w14:textId="03966EEC" w:rsidR="00C729CA" w:rsidRPr="00F04789" w:rsidRDefault="002F67A3" w:rsidP="00B6160E">
      <w:pPr>
        <w:pStyle w:val="Quote"/>
        <w:rPr>
          <w:rFonts w:ascii="Times New Roman" w:hAnsi="Times New Roman" w:cs="Times New Roman"/>
          <w:lang w:val="en-US"/>
        </w:rPr>
      </w:pPr>
      <w:bookmarkStart w:id="83" w:name="_Toc171346471"/>
      <w:r w:rsidRPr="00F04789">
        <w:rPr>
          <w:rFonts w:ascii="Times New Roman" w:hAnsi="Times New Roman" w:cs="Times New Roman"/>
        </w:rPr>
        <w:t xml:space="preserve">Hình </w:t>
      </w:r>
      <w:r w:rsidRPr="00F04789">
        <w:rPr>
          <w:rFonts w:ascii="Times New Roman" w:hAnsi="Times New Roman" w:cs="Times New Roman"/>
        </w:rPr>
        <w:fldChar w:fldCharType="begin"/>
      </w:r>
      <w:r w:rsidRPr="00F04789">
        <w:rPr>
          <w:rFonts w:ascii="Times New Roman" w:hAnsi="Times New Roman" w:cs="Times New Roman"/>
        </w:rPr>
        <w:instrText xml:space="preserve"> STYLEREF 1 \s </w:instrText>
      </w:r>
      <w:r w:rsidRPr="00F04789">
        <w:rPr>
          <w:rFonts w:ascii="Times New Roman" w:hAnsi="Times New Roman" w:cs="Times New Roman"/>
        </w:rPr>
        <w:fldChar w:fldCharType="separate"/>
      </w:r>
      <w:r w:rsidR="00092DEF">
        <w:rPr>
          <w:rFonts w:ascii="Times New Roman" w:hAnsi="Times New Roman" w:cs="Times New Roman"/>
          <w:noProof/>
        </w:rPr>
        <w:t>4</w:t>
      </w:r>
      <w:r w:rsidRPr="00F04789">
        <w:rPr>
          <w:rFonts w:ascii="Times New Roman" w:hAnsi="Times New Roman" w:cs="Times New Roman"/>
        </w:rPr>
        <w:fldChar w:fldCharType="end"/>
      </w:r>
      <w:r w:rsidRPr="00F04789">
        <w:rPr>
          <w:rFonts w:ascii="Times New Roman" w:hAnsi="Times New Roman" w:cs="Times New Roman"/>
        </w:rPr>
        <w:noBreakHyphen/>
      </w:r>
      <w:r w:rsidRPr="00F04789">
        <w:rPr>
          <w:rFonts w:ascii="Times New Roman" w:hAnsi="Times New Roman" w:cs="Times New Roman"/>
        </w:rPr>
        <w:fldChar w:fldCharType="begin"/>
      </w:r>
      <w:r w:rsidRPr="00F04789">
        <w:rPr>
          <w:rFonts w:ascii="Times New Roman" w:hAnsi="Times New Roman" w:cs="Times New Roman"/>
        </w:rPr>
        <w:instrText xml:space="preserve"> SEQ Hình \* ARABIC \s 1 </w:instrText>
      </w:r>
      <w:r w:rsidRPr="00F04789">
        <w:rPr>
          <w:rFonts w:ascii="Times New Roman" w:hAnsi="Times New Roman" w:cs="Times New Roman"/>
        </w:rPr>
        <w:fldChar w:fldCharType="separate"/>
      </w:r>
      <w:r w:rsidR="00092DEF">
        <w:rPr>
          <w:rFonts w:ascii="Times New Roman" w:hAnsi="Times New Roman" w:cs="Times New Roman"/>
          <w:noProof/>
        </w:rPr>
        <w:t>11</w:t>
      </w:r>
      <w:r w:rsidRPr="00F04789">
        <w:rPr>
          <w:rFonts w:ascii="Times New Roman" w:hAnsi="Times New Roman" w:cs="Times New Roman"/>
        </w:rPr>
        <w:fldChar w:fldCharType="end"/>
      </w:r>
      <w:r w:rsidRPr="00F04789">
        <w:rPr>
          <w:rFonts w:ascii="Times New Roman" w:hAnsi="Times New Roman" w:cs="Times New Roman"/>
          <w:lang w:val="en-US"/>
        </w:rPr>
        <w:t xml:space="preserve">: </w:t>
      </w:r>
      <w:r w:rsidR="00B6160E" w:rsidRPr="00F04789">
        <w:rPr>
          <w:rFonts w:ascii="Times New Roman" w:hAnsi="Times New Roman" w:cs="Times New Roman"/>
          <w:lang w:val="en-US"/>
        </w:rPr>
        <w:t>T</w:t>
      </w:r>
      <w:r w:rsidRPr="00F04789">
        <w:rPr>
          <w:rFonts w:ascii="Times New Roman" w:hAnsi="Times New Roman" w:cs="Times New Roman"/>
          <w:lang w:val="en-US"/>
        </w:rPr>
        <w:t>rên Core 2 sẽ là trạng thái Standby (chờ) cho 2 VLAN 10 và 20</w:t>
      </w:r>
      <w:bookmarkEnd w:id="83"/>
    </w:p>
    <w:p w14:paraId="7D686C8C" w14:textId="77777777" w:rsidR="00AB193B" w:rsidRPr="00F04789" w:rsidRDefault="00AB193B" w:rsidP="00A7092C">
      <w:pPr>
        <w:jc w:val="center"/>
        <w:rPr>
          <w:rFonts w:ascii="Times New Roman" w:hAnsi="Times New Roman" w:cs="Times New Roman"/>
          <w:lang w:val="en-US"/>
        </w:rPr>
      </w:pPr>
    </w:p>
    <w:p w14:paraId="07232BBB" w14:textId="77777777" w:rsidR="002F67A3" w:rsidRPr="00F04789" w:rsidRDefault="00AB193B" w:rsidP="002F67A3">
      <w:pPr>
        <w:keepNext/>
        <w:jc w:val="center"/>
        <w:rPr>
          <w:rFonts w:ascii="Times New Roman" w:hAnsi="Times New Roman" w:cs="Times New Roman"/>
        </w:rPr>
      </w:pPr>
      <w:r w:rsidRPr="00F04789">
        <w:rPr>
          <w:rFonts w:ascii="Times New Roman" w:hAnsi="Times New Roman" w:cs="Times New Roman"/>
          <w:noProof/>
          <w:lang w:val="en-US"/>
        </w:rPr>
        <w:drawing>
          <wp:inline distT="0" distB="0" distL="0" distR="0" wp14:anchorId="78AA803A" wp14:editId="1F60A665">
            <wp:extent cx="3939540" cy="2744273"/>
            <wp:effectExtent l="0" t="0" r="3810" b="0"/>
            <wp:docPr id="1945596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96429" name="Picture 1" descr="A screenshot of a computer&#10;&#10;Description automatically generated"/>
                    <pic:cNvPicPr/>
                  </pic:nvPicPr>
                  <pic:blipFill>
                    <a:blip r:embed="rId49"/>
                    <a:stretch>
                      <a:fillRect/>
                    </a:stretch>
                  </pic:blipFill>
                  <pic:spPr>
                    <a:xfrm>
                      <a:off x="0" y="0"/>
                      <a:ext cx="3954979" cy="2755028"/>
                    </a:xfrm>
                    <a:prstGeom prst="rect">
                      <a:avLst/>
                    </a:prstGeom>
                  </pic:spPr>
                </pic:pic>
              </a:graphicData>
            </a:graphic>
          </wp:inline>
        </w:drawing>
      </w:r>
    </w:p>
    <w:p w14:paraId="4D0AF659" w14:textId="59DB6FD9" w:rsidR="00AB193B" w:rsidRPr="00F04789" w:rsidRDefault="002F67A3" w:rsidP="00B6160E">
      <w:pPr>
        <w:pStyle w:val="Quote"/>
        <w:rPr>
          <w:rFonts w:ascii="Times New Roman" w:hAnsi="Times New Roman" w:cs="Times New Roman"/>
          <w:lang w:val="en-US"/>
        </w:rPr>
      </w:pPr>
      <w:bookmarkStart w:id="84" w:name="_Toc171346472"/>
      <w:r w:rsidRPr="00F04789">
        <w:rPr>
          <w:rFonts w:ascii="Times New Roman" w:hAnsi="Times New Roman" w:cs="Times New Roman"/>
        </w:rPr>
        <w:t xml:space="preserve">Hình </w:t>
      </w:r>
      <w:r w:rsidRPr="00F04789">
        <w:rPr>
          <w:rFonts w:ascii="Times New Roman" w:hAnsi="Times New Roman" w:cs="Times New Roman"/>
        </w:rPr>
        <w:fldChar w:fldCharType="begin"/>
      </w:r>
      <w:r w:rsidRPr="00F04789">
        <w:rPr>
          <w:rFonts w:ascii="Times New Roman" w:hAnsi="Times New Roman" w:cs="Times New Roman"/>
        </w:rPr>
        <w:instrText xml:space="preserve"> STYLEREF 1 \s </w:instrText>
      </w:r>
      <w:r w:rsidRPr="00F04789">
        <w:rPr>
          <w:rFonts w:ascii="Times New Roman" w:hAnsi="Times New Roman" w:cs="Times New Roman"/>
        </w:rPr>
        <w:fldChar w:fldCharType="separate"/>
      </w:r>
      <w:r w:rsidR="00092DEF">
        <w:rPr>
          <w:rFonts w:ascii="Times New Roman" w:hAnsi="Times New Roman" w:cs="Times New Roman"/>
          <w:noProof/>
        </w:rPr>
        <w:t>4</w:t>
      </w:r>
      <w:r w:rsidRPr="00F04789">
        <w:rPr>
          <w:rFonts w:ascii="Times New Roman" w:hAnsi="Times New Roman" w:cs="Times New Roman"/>
        </w:rPr>
        <w:fldChar w:fldCharType="end"/>
      </w:r>
      <w:r w:rsidRPr="00F04789">
        <w:rPr>
          <w:rFonts w:ascii="Times New Roman" w:hAnsi="Times New Roman" w:cs="Times New Roman"/>
        </w:rPr>
        <w:noBreakHyphen/>
      </w:r>
      <w:r w:rsidRPr="00F04789">
        <w:rPr>
          <w:rFonts w:ascii="Times New Roman" w:hAnsi="Times New Roman" w:cs="Times New Roman"/>
        </w:rPr>
        <w:fldChar w:fldCharType="begin"/>
      </w:r>
      <w:r w:rsidRPr="00F04789">
        <w:rPr>
          <w:rFonts w:ascii="Times New Roman" w:hAnsi="Times New Roman" w:cs="Times New Roman"/>
        </w:rPr>
        <w:instrText xml:space="preserve"> SEQ Hình \* ARABIC \s 1 </w:instrText>
      </w:r>
      <w:r w:rsidRPr="00F04789">
        <w:rPr>
          <w:rFonts w:ascii="Times New Roman" w:hAnsi="Times New Roman" w:cs="Times New Roman"/>
        </w:rPr>
        <w:fldChar w:fldCharType="separate"/>
      </w:r>
      <w:r w:rsidR="00092DEF">
        <w:rPr>
          <w:rFonts w:ascii="Times New Roman" w:hAnsi="Times New Roman" w:cs="Times New Roman"/>
          <w:noProof/>
        </w:rPr>
        <w:t>12</w:t>
      </w:r>
      <w:r w:rsidRPr="00F04789">
        <w:rPr>
          <w:rFonts w:ascii="Times New Roman" w:hAnsi="Times New Roman" w:cs="Times New Roman"/>
        </w:rPr>
        <w:fldChar w:fldCharType="end"/>
      </w:r>
      <w:r w:rsidRPr="00F04789">
        <w:rPr>
          <w:rFonts w:ascii="Times New Roman" w:hAnsi="Times New Roman" w:cs="Times New Roman"/>
          <w:lang w:val="en-US"/>
        </w:rPr>
        <w:t xml:space="preserve">: </w:t>
      </w:r>
      <w:r w:rsidR="00B6160E" w:rsidRPr="00F04789">
        <w:rPr>
          <w:rFonts w:ascii="Times New Roman" w:hAnsi="Times New Roman" w:cs="Times New Roman"/>
          <w:lang w:val="en-US"/>
        </w:rPr>
        <w:t>T</w:t>
      </w:r>
      <w:r w:rsidRPr="00F04789">
        <w:rPr>
          <w:rFonts w:ascii="Times New Roman" w:hAnsi="Times New Roman" w:cs="Times New Roman"/>
          <w:lang w:val="en-US"/>
        </w:rPr>
        <w:t>race 8.8.8.8 trên VPC thuộc VLAN 10</w:t>
      </w:r>
      <w:bookmarkEnd w:id="84"/>
    </w:p>
    <w:p w14:paraId="3899A061" w14:textId="063D6497" w:rsidR="00AB193B" w:rsidRPr="00F04789" w:rsidRDefault="00AB193B" w:rsidP="00AB193B">
      <w:pPr>
        <w:jc w:val="center"/>
        <w:rPr>
          <w:rStyle w:val="IntenseEmphasis"/>
          <w:rFonts w:ascii="Times New Roman" w:hAnsi="Times New Roman" w:cs="Times New Roman"/>
        </w:rPr>
      </w:pPr>
    </w:p>
    <w:p w14:paraId="44BACB02" w14:textId="77777777" w:rsidR="00AB193B" w:rsidRPr="00F04789" w:rsidRDefault="00AB193B" w:rsidP="00A7092C">
      <w:pPr>
        <w:jc w:val="center"/>
        <w:rPr>
          <w:rFonts w:ascii="Times New Roman" w:hAnsi="Times New Roman" w:cs="Times New Roman"/>
          <w:lang w:val="en-US"/>
        </w:rPr>
      </w:pPr>
    </w:p>
    <w:p w14:paraId="35C0F32F" w14:textId="77777777" w:rsidR="00C729CA" w:rsidRPr="00F04789" w:rsidRDefault="00C729CA" w:rsidP="00A7092C">
      <w:pPr>
        <w:jc w:val="center"/>
        <w:rPr>
          <w:rFonts w:ascii="Times New Roman" w:hAnsi="Times New Roman" w:cs="Times New Roman"/>
          <w:lang w:val="en-US"/>
        </w:rPr>
      </w:pPr>
    </w:p>
    <w:p w14:paraId="524943C4" w14:textId="5A62C336" w:rsidR="00A7092C" w:rsidRPr="00F04789" w:rsidRDefault="00A7092C">
      <w:pPr>
        <w:pStyle w:val="ListParagraph"/>
        <w:numPr>
          <w:ilvl w:val="0"/>
          <w:numId w:val="13"/>
        </w:numPr>
        <w:spacing w:line="360" w:lineRule="auto"/>
      </w:pPr>
      <w:r w:rsidRPr="00F04789">
        <w:t>Trên VPC thuộc VLAN 10, thực hiện xin địa chỉ IP từ IP DHCP Pool được cấu hình trên Switch Core 1. Sau khi được cấp địa chỉ IP, VPC sẽ có địa chỉ là 192.168.10.7/24 và default-gateway là 192.168.10.1</w:t>
      </w:r>
    </w:p>
    <w:p w14:paraId="2EE70BF2" w14:textId="232CCD85" w:rsidR="00364112" w:rsidRPr="00F04789" w:rsidRDefault="00A7092C">
      <w:pPr>
        <w:pStyle w:val="ListParagraph"/>
        <w:numPr>
          <w:ilvl w:val="0"/>
          <w:numId w:val="13"/>
        </w:numPr>
        <w:spacing w:line="360" w:lineRule="auto"/>
      </w:pPr>
      <w:r w:rsidRPr="00F04789">
        <w:t xml:space="preserve">Sau đó, thực hiện lệnh trace đến </w:t>
      </w:r>
      <w:r w:rsidR="00C729CA" w:rsidRPr="00F04789">
        <w:t>DNS Server</w:t>
      </w:r>
      <w:r w:rsidRPr="00F04789">
        <w:t xml:space="preserve"> 8.8.8.8 của Google thì đường đi của VPC như sau:</w:t>
      </w:r>
      <w:r w:rsidR="00AB193B" w:rsidRPr="00F04789">
        <w:t xml:space="preserve"> VPC10 -&gt;</w:t>
      </w:r>
      <w:r w:rsidRPr="00F04789">
        <w:t xml:space="preserve"> </w:t>
      </w:r>
      <w:r w:rsidR="00C729CA" w:rsidRPr="00F04789">
        <w:t xml:space="preserve">Switch </w:t>
      </w:r>
      <w:r w:rsidRPr="00F04789">
        <w:t>Core 1</w:t>
      </w:r>
      <w:r w:rsidR="00C729CA" w:rsidRPr="00F04789">
        <w:t xml:space="preserve"> -&gt; Router Gateway 2 -&gt; Internet</w:t>
      </w:r>
    </w:p>
    <w:p w14:paraId="5E0D355E" w14:textId="77777777" w:rsidR="00364112" w:rsidRPr="00F04789" w:rsidRDefault="00364112" w:rsidP="00364112">
      <w:pPr>
        <w:rPr>
          <w:rFonts w:ascii="Times New Roman" w:hAnsi="Times New Roman" w:cs="Times New Roman"/>
          <w:lang w:val="en-US"/>
        </w:rPr>
      </w:pPr>
    </w:p>
    <w:p w14:paraId="002DC341" w14:textId="3BC53855" w:rsidR="00036DBE" w:rsidRPr="00F04789" w:rsidRDefault="00C729CA" w:rsidP="001265CD">
      <w:pPr>
        <w:rPr>
          <w:rFonts w:ascii="Times New Roman" w:hAnsi="Times New Roman" w:cs="Times New Roman"/>
          <w:b/>
          <w:bCs/>
          <w:lang w:val="en-US"/>
        </w:rPr>
      </w:pPr>
      <w:r w:rsidRPr="00F04789">
        <w:rPr>
          <w:rFonts w:ascii="Times New Roman" w:hAnsi="Times New Roman" w:cs="Times New Roman"/>
          <w:b/>
          <w:bCs/>
          <w:lang w:val="en-US"/>
        </w:rPr>
        <w:t xml:space="preserve">Sau khi bị SHUTDOWN: </w:t>
      </w:r>
    </w:p>
    <w:bookmarkStart w:id="85" w:name="_Toc140297269"/>
    <w:bookmarkStart w:id="86" w:name="_Toc142813558"/>
    <w:p w14:paraId="356ADA64" w14:textId="0C6EEAA2" w:rsidR="002F67A3" w:rsidRPr="00F04789" w:rsidRDefault="002F67A3" w:rsidP="002F67A3">
      <w:pPr>
        <w:keepNext/>
        <w:tabs>
          <w:tab w:val="left" w:pos="3156"/>
        </w:tabs>
        <w:jc w:val="center"/>
        <w:rPr>
          <w:rFonts w:ascii="Times New Roman" w:hAnsi="Times New Roman" w:cs="Times New Roman"/>
        </w:rPr>
      </w:pPr>
      <w:r w:rsidRPr="00F04789">
        <w:rPr>
          <w:rFonts w:ascii="Times New Roman" w:hAnsi="Times New Roman" w:cs="Times New Roman"/>
          <w:noProof/>
          <w:lang w:val="en-US"/>
        </w:rPr>
        <mc:AlternateContent>
          <mc:Choice Requires="wps">
            <w:drawing>
              <wp:anchor distT="0" distB="0" distL="114300" distR="114300" simplePos="0" relativeHeight="251672576" behindDoc="0" locked="0" layoutInCell="1" allowOverlap="1" wp14:anchorId="1048EEA4" wp14:editId="21DC7839">
                <wp:simplePos x="0" y="0"/>
                <wp:positionH relativeFrom="column">
                  <wp:posOffset>263525</wp:posOffset>
                </wp:positionH>
                <wp:positionV relativeFrom="paragraph">
                  <wp:posOffset>230505</wp:posOffset>
                </wp:positionV>
                <wp:extent cx="1470660" cy="464820"/>
                <wp:effectExtent l="0" t="0" r="15240" b="11430"/>
                <wp:wrapNone/>
                <wp:docPr id="687510556" name="Rectangle 10"/>
                <wp:cNvGraphicFramePr/>
                <a:graphic xmlns:a="http://schemas.openxmlformats.org/drawingml/2006/main">
                  <a:graphicData uri="http://schemas.microsoft.com/office/word/2010/wordprocessingShape">
                    <wps:wsp>
                      <wps:cNvSpPr/>
                      <wps:spPr>
                        <a:xfrm>
                          <a:off x="0" y="0"/>
                          <a:ext cx="1470660" cy="464820"/>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A0AE49" id="Rectangle 10" o:spid="_x0000_s1026" style="position:absolute;margin-left:20.75pt;margin-top:18.15pt;width:115.8pt;height:36.6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" filled="f" strokecolor="#c00000" strokeweight="1pt"/>
            </w:pict>
          </mc:Fallback>
        </mc:AlternateContent>
      </w:r>
      <w:r w:rsidR="00C729CA" w:rsidRPr="00F04789">
        <w:rPr>
          <w:rFonts w:ascii="Times New Roman" w:hAnsi="Times New Roman" w:cs="Times New Roman"/>
          <w:noProof/>
          <w:lang w:val="en-US"/>
        </w:rPr>
        <mc:AlternateContent>
          <mc:Choice Requires="wps">
            <w:drawing>
              <wp:anchor distT="0" distB="0" distL="114300" distR="114300" simplePos="0" relativeHeight="251673600" behindDoc="0" locked="0" layoutInCell="1" allowOverlap="1" wp14:anchorId="178355EF" wp14:editId="68ABB73D">
                <wp:simplePos x="0" y="0"/>
                <wp:positionH relativeFrom="margin">
                  <wp:posOffset>370205</wp:posOffset>
                </wp:positionH>
                <wp:positionV relativeFrom="paragraph">
                  <wp:posOffset>1678305</wp:posOffset>
                </wp:positionV>
                <wp:extent cx="1219200" cy="541020"/>
                <wp:effectExtent l="0" t="0" r="19050" b="11430"/>
                <wp:wrapNone/>
                <wp:docPr id="826942837" name="Rectangle 11"/>
                <wp:cNvGraphicFramePr/>
                <a:graphic xmlns:a="http://schemas.openxmlformats.org/drawingml/2006/main">
                  <a:graphicData uri="http://schemas.microsoft.com/office/word/2010/wordprocessingShape">
                    <wps:wsp>
                      <wps:cNvSpPr/>
                      <wps:spPr>
                        <a:xfrm>
                          <a:off x="0" y="0"/>
                          <a:ext cx="1219200" cy="541020"/>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CA001" id="Rectangle 11" o:spid="_x0000_s1026" style="position:absolute;margin-left:29.15pt;margin-top:132.15pt;width:96pt;height:42.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" filled="f" strokecolor="#c00000" strokeweight="1pt">
                <w10:wrap anchorx="margin"/>
              </v:rect>
            </w:pict>
          </mc:Fallback>
        </mc:AlternateContent>
      </w:r>
      <w:r w:rsidR="00C729CA" w:rsidRPr="00F04789">
        <w:rPr>
          <w:rFonts w:ascii="Times New Roman" w:hAnsi="Times New Roman" w:cs="Times New Roman"/>
          <w:noProof/>
          <w:lang w:val="en-US"/>
        </w:rPr>
        <w:drawing>
          <wp:inline distT="0" distB="0" distL="0" distR="0" wp14:anchorId="62650B2F" wp14:editId="7507A08A">
            <wp:extent cx="4610100" cy="3214532"/>
            <wp:effectExtent l="0" t="0" r="0" b="5080"/>
            <wp:docPr id="117522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2309" name="Picture 1" descr="A screenshot of a computer&#10;&#10;Description automatically generated"/>
                    <pic:cNvPicPr/>
                  </pic:nvPicPr>
                  <pic:blipFill>
                    <a:blip r:embed="rId50"/>
                    <a:stretch>
                      <a:fillRect/>
                    </a:stretch>
                  </pic:blipFill>
                  <pic:spPr>
                    <a:xfrm>
                      <a:off x="0" y="0"/>
                      <a:ext cx="4619321" cy="3220961"/>
                    </a:xfrm>
                    <a:prstGeom prst="rect">
                      <a:avLst/>
                    </a:prstGeom>
                  </pic:spPr>
                </pic:pic>
              </a:graphicData>
            </a:graphic>
          </wp:inline>
        </w:drawing>
      </w:r>
    </w:p>
    <w:p w14:paraId="5F490970" w14:textId="54025D89" w:rsidR="002F67A3" w:rsidRPr="00F04789" w:rsidRDefault="002F67A3" w:rsidP="00B6160E">
      <w:pPr>
        <w:pStyle w:val="Quote"/>
        <w:rPr>
          <w:rFonts w:ascii="Times New Roman" w:hAnsi="Times New Roman" w:cs="Times New Roman"/>
        </w:rPr>
      </w:pPr>
      <w:bookmarkStart w:id="87" w:name="_Toc171346473"/>
      <w:r w:rsidRPr="00F04789">
        <w:rPr>
          <w:rFonts w:ascii="Times New Roman" w:hAnsi="Times New Roman" w:cs="Times New Roman"/>
        </w:rPr>
        <w:t xml:space="preserve">Hình </w:t>
      </w:r>
      <w:r w:rsidRPr="00F04789">
        <w:rPr>
          <w:rFonts w:ascii="Times New Roman" w:hAnsi="Times New Roman" w:cs="Times New Roman"/>
        </w:rPr>
        <w:fldChar w:fldCharType="begin"/>
      </w:r>
      <w:r w:rsidRPr="00F04789">
        <w:rPr>
          <w:rFonts w:ascii="Times New Roman" w:hAnsi="Times New Roman" w:cs="Times New Roman"/>
        </w:rPr>
        <w:instrText xml:space="preserve"> STYLEREF 1 \s </w:instrText>
      </w:r>
      <w:r w:rsidRPr="00F04789">
        <w:rPr>
          <w:rFonts w:ascii="Times New Roman" w:hAnsi="Times New Roman" w:cs="Times New Roman"/>
        </w:rPr>
        <w:fldChar w:fldCharType="separate"/>
      </w:r>
      <w:r w:rsidR="00092DEF">
        <w:rPr>
          <w:rFonts w:ascii="Times New Roman" w:hAnsi="Times New Roman" w:cs="Times New Roman"/>
          <w:noProof/>
        </w:rPr>
        <w:t>4</w:t>
      </w:r>
      <w:r w:rsidRPr="00F04789">
        <w:rPr>
          <w:rFonts w:ascii="Times New Roman" w:hAnsi="Times New Roman" w:cs="Times New Roman"/>
        </w:rPr>
        <w:fldChar w:fldCharType="end"/>
      </w:r>
      <w:r w:rsidRPr="00F04789">
        <w:rPr>
          <w:rFonts w:ascii="Times New Roman" w:hAnsi="Times New Roman" w:cs="Times New Roman"/>
        </w:rPr>
        <w:noBreakHyphen/>
      </w:r>
      <w:r w:rsidRPr="00F04789">
        <w:rPr>
          <w:rFonts w:ascii="Times New Roman" w:hAnsi="Times New Roman" w:cs="Times New Roman"/>
        </w:rPr>
        <w:fldChar w:fldCharType="begin"/>
      </w:r>
      <w:r w:rsidRPr="00F04789">
        <w:rPr>
          <w:rFonts w:ascii="Times New Roman" w:hAnsi="Times New Roman" w:cs="Times New Roman"/>
        </w:rPr>
        <w:instrText xml:space="preserve"> SEQ Hình \* ARABIC \s 1 </w:instrText>
      </w:r>
      <w:r w:rsidRPr="00F04789">
        <w:rPr>
          <w:rFonts w:ascii="Times New Roman" w:hAnsi="Times New Roman" w:cs="Times New Roman"/>
        </w:rPr>
        <w:fldChar w:fldCharType="separate"/>
      </w:r>
      <w:r w:rsidR="00092DEF">
        <w:rPr>
          <w:rFonts w:ascii="Times New Roman" w:hAnsi="Times New Roman" w:cs="Times New Roman"/>
          <w:noProof/>
        </w:rPr>
        <w:t>13</w:t>
      </w:r>
      <w:r w:rsidRPr="00F04789">
        <w:rPr>
          <w:rFonts w:ascii="Times New Roman" w:hAnsi="Times New Roman" w:cs="Times New Roman"/>
        </w:rPr>
        <w:fldChar w:fldCharType="end"/>
      </w:r>
      <w:r w:rsidRPr="00F04789">
        <w:rPr>
          <w:rFonts w:ascii="Times New Roman" w:hAnsi="Times New Roman" w:cs="Times New Roman"/>
          <w:lang w:val="en-US"/>
        </w:rPr>
        <w:t xml:space="preserve">: </w:t>
      </w:r>
      <w:r w:rsidR="00B6160E" w:rsidRPr="00F04789">
        <w:rPr>
          <w:rFonts w:ascii="Times New Roman" w:hAnsi="Times New Roman" w:cs="Times New Roman"/>
          <w:lang w:val="en-US"/>
        </w:rPr>
        <w:t>S</w:t>
      </w:r>
      <w:r w:rsidRPr="00F04789">
        <w:rPr>
          <w:rFonts w:ascii="Times New Roman" w:hAnsi="Times New Roman" w:cs="Times New Roman"/>
          <w:lang w:val="en-US"/>
        </w:rPr>
        <w:t>au khi shutdown Core 1, Core 2 sẽ chiếm quyền</w:t>
      </w:r>
      <w:bookmarkEnd w:id="87"/>
    </w:p>
    <w:p w14:paraId="0187D33D" w14:textId="1AEAF5F3" w:rsidR="00364112" w:rsidRPr="00F04789" w:rsidRDefault="00364112" w:rsidP="00364112">
      <w:pPr>
        <w:tabs>
          <w:tab w:val="left" w:pos="3156"/>
        </w:tabs>
        <w:jc w:val="center"/>
        <w:rPr>
          <w:rFonts w:ascii="Times New Roman" w:hAnsi="Times New Roman" w:cs="Times New Roman"/>
          <w:lang w:val="en-US"/>
        </w:rPr>
      </w:pPr>
      <w:r w:rsidRPr="00F04789">
        <w:rPr>
          <w:rFonts w:ascii="Times New Roman" w:hAnsi="Times New Roman" w:cs="Times New Roman"/>
          <w:lang w:val="en-US"/>
        </w:rPr>
        <w:br/>
      </w:r>
    </w:p>
    <w:p w14:paraId="57C0C2C2" w14:textId="77777777" w:rsidR="002F67A3" w:rsidRPr="00F04789" w:rsidRDefault="00456905" w:rsidP="002F67A3">
      <w:pPr>
        <w:keepNext/>
        <w:jc w:val="center"/>
        <w:rPr>
          <w:rFonts w:ascii="Times New Roman" w:hAnsi="Times New Roman" w:cs="Times New Roman"/>
        </w:rPr>
      </w:pPr>
      <w:r w:rsidRPr="00F04789">
        <w:rPr>
          <w:rFonts w:ascii="Times New Roman" w:hAnsi="Times New Roman" w:cs="Times New Roman"/>
          <w:noProof/>
          <w:lang w:val="en-US"/>
        </w:rPr>
        <w:lastRenderedPageBreak/>
        <mc:AlternateContent>
          <mc:Choice Requires="wps">
            <w:drawing>
              <wp:anchor distT="0" distB="0" distL="114300" distR="114300" simplePos="0" relativeHeight="251674624" behindDoc="0" locked="0" layoutInCell="1" allowOverlap="1" wp14:anchorId="08E20B5C" wp14:editId="62F56C24">
                <wp:simplePos x="0" y="0"/>
                <wp:positionH relativeFrom="column">
                  <wp:posOffset>492125</wp:posOffset>
                </wp:positionH>
                <wp:positionV relativeFrom="paragraph">
                  <wp:posOffset>1839595</wp:posOffset>
                </wp:positionV>
                <wp:extent cx="2758440" cy="1272540"/>
                <wp:effectExtent l="0" t="0" r="22860" b="22860"/>
                <wp:wrapNone/>
                <wp:docPr id="1861812151" name="Rectangle 14"/>
                <wp:cNvGraphicFramePr/>
                <a:graphic xmlns:a="http://schemas.openxmlformats.org/drawingml/2006/main">
                  <a:graphicData uri="http://schemas.microsoft.com/office/word/2010/wordprocessingShape">
                    <wps:wsp>
                      <wps:cNvSpPr/>
                      <wps:spPr>
                        <a:xfrm>
                          <a:off x="0" y="0"/>
                          <a:ext cx="2758440" cy="1272540"/>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D6E660" id="Rectangle 14" o:spid="_x0000_s1026" style="position:absolute;margin-left:38.75pt;margin-top:144.85pt;width:217.2pt;height:100.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" filled="f" strokecolor="#c00000" strokeweight="1pt"/>
            </w:pict>
          </mc:Fallback>
        </mc:AlternateContent>
      </w:r>
      <w:r w:rsidR="00AB193B" w:rsidRPr="00F04789">
        <w:rPr>
          <w:rFonts w:ascii="Times New Roman" w:hAnsi="Times New Roman" w:cs="Times New Roman"/>
          <w:noProof/>
          <w:lang w:val="en-US"/>
        </w:rPr>
        <w:drawing>
          <wp:inline distT="0" distB="0" distL="0" distR="0" wp14:anchorId="6BAA612B" wp14:editId="025E9F8B">
            <wp:extent cx="4437335" cy="3322320"/>
            <wp:effectExtent l="0" t="0" r="1905" b="0"/>
            <wp:docPr id="180358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87113" name=""/>
                    <pic:cNvPicPr/>
                  </pic:nvPicPr>
                  <pic:blipFill>
                    <a:blip r:embed="rId51"/>
                    <a:stretch>
                      <a:fillRect/>
                    </a:stretch>
                  </pic:blipFill>
                  <pic:spPr>
                    <a:xfrm>
                      <a:off x="0" y="0"/>
                      <a:ext cx="4444574" cy="3327740"/>
                    </a:xfrm>
                    <a:prstGeom prst="rect">
                      <a:avLst/>
                    </a:prstGeom>
                  </pic:spPr>
                </pic:pic>
              </a:graphicData>
            </a:graphic>
          </wp:inline>
        </w:drawing>
      </w:r>
    </w:p>
    <w:p w14:paraId="2B3CAEE1" w14:textId="3BCFD143" w:rsidR="00AB193B" w:rsidRPr="00F04789" w:rsidRDefault="002F67A3" w:rsidP="00B6160E">
      <w:pPr>
        <w:pStyle w:val="Quote"/>
        <w:rPr>
          <w:rFonts w:ascii="Times New Roman" w:hAnsi="Times New Roman" w:cs="Times New Roman"/>
          <w:lang w:val="en-US"/>
        </w:rPr>
      </w:pPr>
      <w:bookmarkStart w:id="88" w:name="_Toc171346474"/>
      <w:r w:rsidRPr="00F04789">
        <w:rPr>
          <w:rFonts w:ascii="Times New Roman" w:hAnsi="Times New Roman" w:cs="Times New Roman"/>
        </w:rPr>
        <w:t xml:space="preserve">Hình </w:t>
      </w:r>
      <w:r w:rsidRPr="00F04789">
        <w:rPr>
          <w:rFonts w:ascii="Times New Roman" w:hAnsi="Times New Roman" w:cs="Times New Roman"/>
        </w:rPr>
        <w:fldChar w:fldCharType="begin"/>
      </w:r>
      <w:r w:rsidRPr="00F04789">
        <w:rPr>
          <w:rFonts w:ascii="Times New Roman" w:hAnsi="Times New Roman" w:cs="Times New Roman"/>
        </w:rPr>
        <w:instrText xml:space="preserve"> STYLEREF 1 \s </w:instrText>
      </w:r>
      <w:r w:rsidRPr="00F04789">
        <w:rPr>
          <w:rFonts w:ascii="Times New Roman" w:hAnsi="Times New Roman" w:cs="Times New Roman"/>
        </w:rPr>
        <w:fldChar w:fldCharType="separate"/>
      </w:r>
      <w:r w:rsidR="00092DEF">
        <w:rPr>
          <w:rFonts w:ascii="Times New Roman" w:hAnsi="Times New Roman" w:cs="Times New Roman"/>
          <w:noProof/>
        </w:rPr>
        <w:t>4</w:t>
      </w:r>
      <w:r w:rsidRPr="00F04789">
        <w:rPr>
          <w:rFonts w:ascii="Times New Roman" w:hAnsi="Times New Roman" w:cs="Times New Roman"/>
        </w:rPr>
        <w:fldChar w:fldCharType="end"/>
      </w:r>
      <w:r w:rsidRPr="00F04789">
        <w:rPr>
          <w:rFonts w:ascii="Times New Roman" w:hAnsi="Times New Roman" w:cs="Times New Roman"/>
        </w:rPr>
        <w:noBreakHyphen/>
      </w:r>
      <w:r w:rsidRPr="00F04789">
        <w:rPr>
          <w:rFonts w:ascii="Times New Roman" w:hAnsi="Times New Roman" w:cs="Times New Roman"/>
        </w:rPr>
        <w:fldChar w:fldCharType="begin"/>
      </w:r>
      <w:r w:rsidRPr="00F04789">
        <w:rPr>
          <w:rFonts w:ascii="Times New Roman" w:hAnsi="Times New Roman" w:cs="Times New Roman"/>
        </w:rPr>
        <w:instrText xml:space="preserve"> SEQ Hình \* ARABIC \s 1 </w:instrText>
      </w:r>
      <w:r w:rsidRPr="00F04789">
        <w:rPr>
          <w:rFonts w:ascii="Times New Roman" w:hAnsi="Times New Roman" w:cs="Times New Roman"/>
        </w:rPr>
        <w:fldChar w:fldCharType="separate"/>
      </w:r>
      <w:r w:rsidR="00092DEF">
        <w:rPr>
          <w:rFonts w:ascii="Times New Roman" w:hAnsi="Times New Roman" w:cs="Times New Roman"/>
          <w:noProof/>
        </w:rPr>
        <w:t>14</w:t>
      </w:r>
      <w:r w:rsidRPr="00F04789">
        <w:rPr>
          <w:rFonts w:ascii="Times New Roman" w:hAnsi="Times New Roman" w:cs="Times New Roman"/>
        </w:rPr>
        <w:fldChar w:fldCharType="end"/>
      </w:r>
      <w:r w:rsidRPr="00F04789">
        <w:rPr>
          <w:rFonts w:ascii="Times New Roman" w:hAnsi="Times New Roman" w:cs="Times New Roman"/>
          <w:lang w:val="en-US"/>
        </w:rPr>
        <w:t>: Thực hiện trace trên VPC 10</w:t>
      </w:r>
      <w:bookmarkEnd w:id="88"/>
    </w:p>
    <w:p w14:paraId="75918BBA" w14:textId="29E1F660" w:rsidR="00AB193B" w:rsidRPr="00F04789" w:rsidRDefault="00AB193B" w:rsidP="00AB193B">
      <w:pPr>
        <w:rPr>
          <w:rFonts w:ascii="Times New Roman" w:hAnsi="Times New Roman" w:cs="Times New Roman"/>
          <w:lang w:val="en-US"/>
        </w:rPr>
      </w:pPr>
      <w:r w:rsidRPr="00F04789">
        <w:rPr>
          <w:rFonts w:ascii="Times New Roman" w:hAnsi="Times New Roman" w:cs="Times New Roman"/>
          <w:lang w:val="en-US"/>
        </w:rPr>
        <w:t>Sau khi trace đến 8.8.8.8, đường đi của traffic đã có sự thay đổi, VPC -&gt; Switch Core 2 -&gt; Router Gateway 2 -&gt; Internet</w:t>
      </w:r>
    </w:p>
    <w:p w14:paraId="174B990F" w14:textId="73D14B55" w:rsidR="00AB193B" w:rsidRPr="00F04789" w:rsidRDefault="00AB193B" w:rsidP="00AB193B">
      <w:pPr>
        <w:pStyle w:val="Heading2"/>
        <w:rPr>
          <w:rFonts w:cs="Times New Roman"/>
          <w:lang w:val="en-US"/>
        </w:rPr>
      </w:pPr>
      <w:bookmarkStart w:id="89" w:name="_Toc171455499"/>
      <w:r w:rsidRPr="00F04789">
        <w:rPr>
          <w:rFonts w:cs="Times New Roman"/>
          <w:lang w:val="en-US"/>
        </w:rPr>
        <w:t xml:space="preserve">Trường hợp 2: Router Gateway </w:t>
      </w:r>
      <w:r w:rsidR="00456905" w:rsidRPr="00F04789">
        <w:rPr>
          <w:rFonts w:cs="Times New Roman"/>
          <w:lang w:val="en-US"/>
        </w:rPr>
        <w:t>1</w:t>
      </w:r>
      <w:r w:rsidRPr="00F04789">
        <w:rPr>
          <w:rFonts w:cs="Times New Roman"/>
          <w:lang w:val="en-US"/>
        </w:rPr>
        <w:t xml:space="preserve"> bị shutdown</w:t>
      </w:r>
      <w:bookmarkEnd w:id="89"/>
    </w:p>
    <w:p w14:paraId="2212A5C3" w14:textId="02E2B75D" w:rsidR="00456905" w:rsidRPr="00F04789" w:rsidRDefault="00456905" w:rsidP="00456905">
      <w:pPr>
        <w:rPr>
          <w:rFonts w:ascii="Times New Roman" w:hAnsi="Times New Roman" w:cs="Times New Roman"/>
          <w:b/>
          <w:bCs/>
          <w:lang w:val="en-US"/>
        </w:rPr>
      </w:pPr>
      <w:r w:rsidRPr="00F04789">
        <w:rPr>
          <w:rFonts w:ascii="Times New Roman" w:hAnsi="Times New Roman" w:cs="Times New Roman"/>
          <w:b/>
          <w:bCs/>
          <w:lang w:val="en-US"/>
        </w:rPr>
        <w:t>Trước khi bị SHUTDOWN</w:t>
      </w:r>
    </w:p>
    <w:p w14:paraId="0FAE5440" w14:textId="77777777" w:rsidR="002F67A3" w:rsidRPr="00F04789" w:rsidRDefault="00456905" w:rsidP="002F67A3">
      <w:pPr>
        <w:keepNext/>
        <w:jc w:val="center"/>
        <w:rPr>
          <w:rFonts w:ascii="Times New Roman" w:hAnsi="Times New Roman" w:cs="Times New Roman"/>
        </w:rPr>
      </w:pPr>
      <w:r w:rsidRPr="00F04789">
        <w:rPr>
          <w:rFonts w:ascii="Times New Roman" w:hAnsi="Times New Roman" w:cs="Times New Roman"/>
          <w:b/>
          <w:bCs/>
          <w:noProof/>
          <w:lang w:val="en-US"/>
        </w:rPr>
        <w:drawing>
          <wp:inline distT="0" distB="0" distL="0" distR="0" wp14:anchorId="071A63A6" wp14:editId="22F3910B">
            <wp:extent cx="5579745" cy="2305050"/>
            <wp:effectExtent l="0" t="0" r="1905" b="0"/>
            <wp:docPr id="808742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42115" name=""/>
                    <pic:cNvPicPr/>
                  </pic:nvPicPr>
                  <pic:blipFill>
                    <a:blip r:embed="rId52"/>
                    <a:stretch>
                      <a:fillRect/>
                    </a:stretch>
                  </pic:blipFill>
                  <pic:spPr>
                    <a:xfrm>
                      <a:off x="0" y="0"/>
                      <a:ext cx="5579745" cy="2305050"/>
                    </a:xfrm>
                    <a:prstGeom prst="rect">
                      <a:avLst/>
                    </a:prstGeom>
                  </pic:spPr>
                </pic:pic>
              </a:graphicData>
            </a:graphic>
          </wp:inline>
        </w:drawing>
      </w:r>
    </w:p>
    <w:p w14:paraId="2DE2D865" w14:textId="11549EF5" w:rsidR="002F67A3" w:rsidRPr="00F04789" w:rsidRDefault="002F67A3" w:rsidP="00B6160E">
      <w:pPr>
        <w:pStyle w:val="Quote"/>
        <w:rPr>
          <w:rFonts w:ascii="Times New Roman" w:hAnsi="Times New Roman" w:cs="Times New Roman"/>
        </w:rPr>
      </w:pPr>
      <w:bookmarkStart w:id="90" w:name="_Toc171346475"/>
      <w:r w:rsidRPr="00F04789">
        <w:rPr>
          <w:rFonts w:ascii="Times New Roman" w:hAnsi="Times New Roman" w:cs="Times New Roman"/>
        </w:rPr>
        <w:t xml:space="preserve">Hình </w:t>
      </w:r>
      <w:r w:rsidRPr="00F04789">
        <w:rPr>
          <w:rFonts w:ascii="Times New Roman" w:hAnsi="Times New Roman" w:cs="Times New Roman"/>
        </w:rPr>
        <w:fldChar w:fldCharType="begin"/>
      </w:r>
      <w:r w:rsidRPr="00F04789">
        <w:rPr>
          <w:rFonts w:ascii="Times New Roman" w:hAnsi="Times New Roman" w:cs="Times New Roman"/>
        </w:rPr>
        <w:instrText xml:space="preserve"> STYLEREF 1 \s </w:instrText>
      </w:r>
      <w:r w:rsidRPr="00F04789">
        <w:rPr>
          <w:rFonts w:ascii="Times New Roman" w:hAnsi="Times New Roman" w:cs="Times New Roman"/>
        </w:rPr>
        <w:fldChar w:fldCharType="separate"/>
      </w:r>
      <w:r w:rsidR="00092DEF">
        <w:rPr>
          <w:rFonts w:ascii="Times New Roman" w:hAnsi="Times New Roman" w:cs="Times New Roman"/>
          <w:noProof/>
        </w:rPr>
        <w:t>4</w:t>
      </w:r>
      <w:r w:rsidRPr="00F04789">
        <w:rPr>
          <w:rFonts w:ascii="Times New Roman" w:hAnsi="Times New Roman" w:cs="Times New Roman"/>
        </w:rPr>
        <w:fldChar w:fldCharType="end"/>
      </w:r>
      <w:r w:rsidRPr="00F04789">
        <w:rPr>
          <w:rFonts w:ascii="Times New Roman" w:hAnsi="Times New Roman" w:cs="Times New Roman"/>
        </w:rPr>
        <w:noBreakHyphen/>
      </w:r>
      <w:r w:rsidRPr="00F04789">
        <w:rPr>
          <w:rFonts w:ascii="Times New Roman" w:hAnsi="Times New Roman" w:cs="Times New Roman"/>
        </w:rPr>
        <w:fldChar w:fldCharType="begin"/>
      </w:r>
      <w:r w:rsidRPr="00F04789">
        <w:rPr>
          <w:rFonts w:ascii="Times New Roman" w:hAnsi="Times New Roman" w:cs="Times New Roman"/>
        </w:rPr>
        <w:instrText xml:space="preserve"> SEQ Hình \* ARABIC \s 1 </w:instrText>
      </w:r>
      <w:r w:rsidRPr="00F04789">
        <w:rPr>
          <w:rFonts w:ascii="Times New Roman" w:hAnsi="Times New Roman" w:cs="Times New Roman"/>
        </w:rPr>
        <w:fldChar w:fldCharType="separate"/>
      </w:r>
      <w:r w:rsidR="00092DEF">
        <w:rPr>
          <w:rFonts w:ascii="Times New Roman" w:hAnsi="Times New Roman" w:cs="Times New Roman"/>
          <w:noProof/>
        </w:rPr>
        <w:t>15</w:t>
      </w:r>
      <w:r w:rsidRPr="00F04789">
        <w:rPr>
          <w:rFonts w:ascii="Times New Roman" w:hAnsi="Times New Roman" w:cs="Times New Roman"/>
        </w:rPr>
        <w:fldChar w:fldCharType="end"/>
      </w:r>
      <w:r w:rsidRPr="00F04789">
        <w:rPr>
          <w:rFonts w:ascii="Times New Roman" w:hAnsi="Times New Roman" w:cs="Times New Roman"/>
          <w:lang w:val="en-US"/>
        </w:rPr>
        <w:t xml:space="preserve">: </w:t>
      </w:r>
      <w:r w:rsidR="00B6160E" w:rsidRPr="00F04789">
        <w:rPr>
          <w:rFonts w:ascii="Times New Roman" w:hAnsi="Times New Roman" w:cs="Times New Roman"/>
          <w:lang w:val="en-US"/>
        </w:rPr>
        <w:t>T</w:t>
      </w:r>
      <w:r w:rsidRPr="00F04789">
        <w:rPr>
          <w:rFonts w:ascii="Times New Roman" w:hAnsi="Times New Roman" w:cs="Times New Roman"/>
          <w:lang w:val="en-US"/>
        </w:rPr>
        <w:t>race 8.8.8.8 trên VPC10</w:t>
      </w:r>
      <w:bookmarkEnd w:id="90"/>
    </w:p>
    <w:p w14:paraId="70580D72" w14:textId="0D1C7309" w:rsidR="00456905" w:rsidRPr="00F04789" w:rsidRDefault="00456905" w:rsidP="00456905">
      <w:pPr>
        <w:jc w:val="center"/>
        <w:rPr>
          <w:rStyle w:val="IntenseEmphasis"/>
          <w:rFonts w:ascii="Times New Roman" w:hAnsi="Times New Roman" w:cs="Times New Roman"/>
          <w:lang w:val="en-US"/>
        </w:rPr>
      </w:pPr>
    </w:p>
    <w:p w14:paraId="0CA84B4B" w14:textId="2E24C3A3" w:rsidR="00456905" w:rsidRPr="00F04789" w:rsidRDefault="00456905" w:rsidP="00456905">
      <w:pPr>
        <w:rPr>
          <w:rFonts w:ascii="Times New Roman" w:hAnsi="Times New Roman" w:cs="Times New Roman"/>
          <w:lang w:val="en-US"/>
        </w:rPr>
      </w:pPr>
      <w:r w:rsidRPr="00F04789">
        <w:rPr>
          <w:rFonts w:ascii="Times New Roman" w:hAnsi="Times New Roman" w:cs="Times New Roman"/>
          <w:lang w:val="en-US"/>
        </w:rPr>
        <w:t>Đường đi của traffic sẽ là: VPC10 -&gt; Switch Core 1 -&gt; Router Gateway 1 -&gt; Internet</w:t>
      </w:r>
    </w:p>
    <w:p w14:paraId="2AF8DF50" w14:textId="2FA19DB8" w:rsidR="00456905" w:rsidRPr="00F04789" w:rsidRDefault="00456905" w:rsidP="00456905">
      <w:pPr>
        <w:rPr>
          <w:rFonts w:ascii="Times New Roman" w:hAnsi="Times New Roman" w:cs="Times New Roman"/>
          <w:b/>
          <w:bCs/>
          <w:lang w:val="en-US"/>
        </w:rPr>
      </w:pPr>
      <w:r w:rsidRPr="00F04789">
        <w:rPr>
          <w:rFonts w:ascii="Times New Roman" w:hAnsi="Times New Roman" w:cs="Times New Roman"/>
          <w:b/>
          <w:bCs/>
          <w:lang w:val="en-US"/>
        </w:rPr>
        <w:t>Sau khi bị SHUTDOWN</w:t>
      </w:r>
    </w:p>
    <w:p w14:paraId="48970C77" w14:textId="77777777" w:rsidR="002F67A3" w:rsidRPr="00F04789" w:rsidRDefault="0090063D" w:rsidP="002F67A3">
      <w:pPr>
        <w:keepNext/>
        <w:jc w:val="center"/>
        <w:rPr>
          <w:rFonts w:ascii="Times New Roman" w:hAnsi="Times New Roman" w:cs="Times New Roman"/>
        </w:rPr>
      </w:pPr>
      <w:r w:rsidRPr="00F04789">
        <w:rPr>
          <w:rFonts w:ascii="Times New Roman" w:hAnsi="Times New Roman" w:cs="Times New Roman"/>
          <w:b/>
          <w:bCs/>
          <w:noProof/>
          <w:lang w:val="en-US"/>
        </w:rPr>
        <w:drawing>
          <wp:inline distT="0" distB="0" distL="0" distR="0" wp14:anchorId="0113EA88" wp14:editId="2287A138">
            <wp:extent cx="5579745" cy="2239010"/>
            <wp:effectExtent l="0" t="0" r="1905" b="8890"/>
            <wp:docPr id="104423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34568" name=""/>
                    <pic:cNvPicPr/>
                  </pic:nvPicPr>
                  <pic:blipFill>
                    <a:blip r:embed="rId53"/>
                    <a:stretch>
                      <a:fillRect/>
                    </a:stretch>
                  </pic:blipFill>
                  <pic:spPr>
                    <a:xfrm>
                      <a:off x="0" y="0"/>
                      <a:ext cx="5579745" cy="2239010"/>
                    </a:xfrm>
                    <a:prstGeom prst="rect">
                      <a:avLst/>
                    </a:prstGeom>
                  </pic:spPr>
                </pic:pic>
              </a:graphicData>
            </a:graphic>
          </wp:inline>
        </w:drawing>
      </w:r>
    </w:p>
    <w:p w14:paraId="5A573939" w14:textId="2A94FF6D" w:rsidR="0090063D" w:rsidRPr="00F04789" w:rsidRDefault="002F67A3" w:rsidP="00B6160E">
      <w:pPr>
        <w:pStyle w:val="Quote"/>
        <w:rPr>
          <w:rFonts w:ascii="Times New Roman" w:hAnsi="Times New Roman" w:cs="Times New Roman"/>
          <w:b/>
          <w:bCs/>
          <w:lang w:val="en-US"/>
        </w:rPr>
      </w:pPr>
      <w:bookmarkStart w:id="91" w:name="_Toc171346476"/>
      <w:r w:rsidRPr="00F04789">
        <w:rPr>
          <w:rFonts w:ascii="Times New Roman" w:hAnsi="Times New Roman" w:cs="Times New Roman"/>
        </w:rPr>
        <w:t xml:space="preserve">Hình </w:t>
      </w:r>
      <w:r w:rsidRPr="00F04789">
        <w:rPr>
          <w:rFonts w:ascii="Times New Roman" w:hAnsi="Times New Roman" w:cs="Times New Roman"/>
        </w:rPr>
        <w:fldChar w:fldCharType="begin"/>
      </w:r>
      <w:r w:rsidRPr="00F04789">
        <w:rPr>
          <w:rFonts w:ascii="Times New Roman" w:hAnsi="Times New Roman" w:cs="Times New Roman"/>
        </w:rPr>
        <w:instrText xml:space="preserve"> STYLEREF 1 \s </w:instrText>
      </w:r>
      <w:r w:rsidRPr="00F04789">
        <w:rPr>
          <w:rFonts w:ascii="Times New Roman" w:hAnsi="Times New Roman" w:cs="Times New Roman"/>
        </w:rPr>
        <w:fldChar w:fldCharType="separate"/>
      </w:r>
      <w:r w:rsidR="00092DEF">
        <w:rPr>
          <w:rFonts w:ascii="Times New Roman" w:hAnsi="Times New Roman" w:cs="Times New Roman"/>
          <w:noProof/>
        </w:rPr>
        <w:t>4</w:t>
      </w:r>
      <w:r w:rsidRPr="00F04789">
        <w:rPr>
          <w:rFonts w:ascii="Times New Roman" w:hAnsi="Times New Roman" w:cs="Times New Roman"/>
        </w:rPr>
        <w:fldChar w:fldCharType="end"/>
      </w:r>
      <w:r w:rsidRPr="00F04789">
        <w:rPr>
          <w:rFonts w:ascii="Times New Roman" w:hAnsi="Times New Roman" w:cs="Times New Roman"/>
        </w:rPr>
        <w:noBreakHyphen/>
      </w:r>
      <w:r w:rsidRPr="00F04789">
        <w:rPr>
          <w:rFonts w:ascii="Times New Roman" w:hAnsi="Times New Roman" w:cs="Times New Roman"/>
        </w:rPr>
        <w:fldChar w:fldCharType="begin"/>
      </w:r>
      <w:r w:rsidRPr="00F04789">
        <w:rPr>
          <w:rFonts w:ascii="Times New Roman" w:hAnsi="Times New Roman" w:cs="Times New Roman"/>
        </w:rPr>
        <w:instrText xml:space="preserve"> SEQ Hình \* ARABIC \s 1 </w:instrText>
      </w:r>
      <w:r w:rsidRPr="00F04789">
        <w:rPr>
          <w:rFonts w:ascii="Times New Roman" w:hAnsi="Times New Roman" w:cs="Times New Roman"/>
        </w:rPr>
        <w:fldChar w:fldCharType="separate"/>
      </w:r>
      <w:r w:rsidR="00092DEF">
        <w:rPr>
          <w:rFonts w:ascii="Times New Roman" w:hAnsi="Times New Roman" w:cs="Times New Roman"/>
          <w:noProof/>
        </w:rPr>
        <w:t>16</w:t>
      </w:r>
      <w:r w:rsidRPr="00F04789">
        <w:rPr>
          <w:rFonts w:ascii="Times New Roman" w:hAnsi="Times New Roman" w:cs="Times New Roman"/>
        </w:rPr>
        <w:fldChar w:fldCharType="end"/>
      </w:r>
      <w:r w:rsidRPr="00F04789">
        <w:rPr>
          <w:rFonts w:ascii="Times New Roman" w:hAnsi="Times New Roman" w:cs="Times New Roman"/>
          <w:lang w:val="en-US"/>
        </w:rPr>
        <w:t xml:space="preserve">: </w:t>
      </w:r>
      <w:r w:rsidR="00B6160E" w:rsidRPr="00F04789">
        <w:rPr>
          <w:rFonts w:ascii="Times New Roman" w:hAnsi="Times New Roman" w:cs="Times New Roman"/>
          <w:lang w:val="en-US"/>
        </w:rPr>
        <w:t>T</w:t>
      </w:r>
      <w:r w:rsidRPr="00F04789">
        <w:rPr>
          <w:rFonts w:ascii="Times New Roman" w:hAnsi="Times New Roman" w:cs="Times New Roman"/>
          <w:lang w:val="en-US"/>
        </w:rPr>
        <w:t>race 8.8.8.8 trên VPC10</w:t>
      </w:r>
      <w:bookmarkEnd w:id="91"/>
    </w:p>
    <w:p w14:paraId="55FDD490" w14:textId="27E15D09" w:rsidR="0090063D" w:rsidRPr="00F04789" w:rsidRDefault="0090063D" w:rsidP="0090063D">
      <w:pPr>
        <w:rPr>
          <w:rFonts w:ascii="Times New Roman" w:hAnsi="Times New Roman" w:cs="Times New Roman"/>
          <w:lang w:val="en-US"/>
        </w:rPr>
      </w:pPr>
      <w:r w:rsidRPr="00F04789">
        <w:rPr>
          <w:rFonts w:ascii="Times New Roman" w:hAnsi="Times New Roman" w:cs="Times New Roman"/>
          <w:lang w:val="en-US"/>
        </w:rPr>
        <w:t>Đường đi của traffic có thay đổi như sau: VPC10 -&gt; Switch Core 1 -&gt; Router Gateway 2 -&gt; Internet</w:t>
      </w:r>
    </w:p>
    <w:p w14:paraId="30E75370" w14:textId="77777777" w:rsidR="00337D2D" w:rsidRPr="00F04789" w:rsidRDefault="00337D2D" w:rsidP="0090063D">
      <w:pPr>
        <w:rPr>
          <w:rFonts w:ascii="Times New Roman" w:hAnsi="Times New Roman" w:cs="Times New Roman"/>
          <w:lang w:val="en-US"/>
        </w:rPr>
      </w:pPr>
    </w:p>
    <w:p w14:paraId="724BBA94" w14:textId="77777777" w:rsidR="00337D2D" w:rsidRPr="00F04789" w:rsidRDefault="00337D2D" w:rsidP="0090063D">
      <w:pPr>
        <w:rPr>
          <w:rFonts w:ascii="Times New Roman" w:hAnsi="Times New Roman" w:cs="Times New Roman"/>
          <w:lang w:val="en-US"/>
        </w:rPr>
      </w:pPr>
    </w:p>
    <w:p w14:paraId="652E85D2" w14:textId="77777777" w:rsidR="00337D2D" w:rsidRPr="00F04789" w:rsidRDefault="00337D2D" w:rsidP="0090063D">
      <w:pPr>
        <w:rPr>
          <w:rFonts w:ascii="Times New Roman" w:hAnsi="Times New Roman" w:cs="Times New Roman"/>
          <w:lang w:val="en-US"/>
        </w:rPr>
      </w:pPr>
    </w:p>
    <w:p w14:paraId="05080E68" w14:textId="77777777" w:rsidR="00337D2D" w:rsidRPr="00F04789" w:rsidRDefault="00337D2D" w:rsidP="0090063D">
      <w:pPr>
        <w:rPr>
          <w:rFonts w:ascii="Times New Roman" w:hAnsi="Times New Roman" w:cs="Times New Roman"/>
          <w:lang w:val="en-US"/>
        </w:rPr>
      </w:pPr>
    </w:p>
    <w:p w14:paraId="0C5CBD93" w14:textId="77777777" w:rsidR="00337D2D" w:rsidRPr="00F04789" w:rsidRDefault="00337D2D" w:rsidP="0090063D">
      <w:pPr>
        <w:rPr>
          <w:rFonts w:ascii="Times New Roman" w:hAnsi="Times New Roman" w:cs="Times New Roman"/>
          <w:lang w:val="en-US"/>
        </w:rPr>
      </w:pPr>
    </w:p>
    <w:p w14:paraId="3C79B1E6" w14:textId="77777777" w:rsidR="00337D2D" w:rsidRPr="00F04789" w:rsidRDefault="00337D2D" w:rsidP="0090063D">
      <w:pPr>
        <w:rPr>
          <w:rFonts w:ascii="Times New Roman" w:hAnsi="Times New Roman" w:cs="Times New Roman"/>
          <w:lang w:val="en-US"/>
        </w:rPr>
      </w:pPr>
    </w:p>
    <w:p w14:paraId="33446A8A" w14:textId="77777777" w:rsidR="00337D2D" w:rsidRPr="00F04789" w:rsidRDefault="00337D2D" w:rsidP="0090063D">
      <w:pPr>
        <w:rPr>
          <w:rFonts w:ascii="Times New Roman" w:hAnsi="Times New Roman" w:cs="Times New Roman"/>
          <w:lang w:val="en-US"/>
        </w:rPr>
      </w:pPr>
    </w:p>
    <w:p w14:paraId="1CA64F88" w14:textId="783D9965" w:rsidR="0090063D" w:rsidRPr="00F04789" w:rsidRDefault="0090063D" w:rsidP="0090063D">
      <w:pPr>
        <w:pStyle w:val="Heading1"/>
      </w:pPr>
      <w:bookmarkStart w:id="92" w:name="_Toc171455500"/>
      <w:r w:rsidRPr="00F04789">
        <w:lastRenderedPageBreak/>
        <w:t>TỔNG KẾT</w:t>
      </w:r>
      <w:bookmarkEnd w:id="92"/>
    </w:p>
    <w:p w14:paraId="2BA8B3CC" w14:textId="6C9E248E" w:rsidR="0090063D" w:rsidRPr="00F04789" w:rsidRDefault="0090063D" w:rsidP="0090063D">
      <w:pPr>
        <w:pStyle w:val="Heading2"/>
        <w:rPr>
          <w:rFonts w:cs="Times New Roman"/>
          <w:lang w:val="en-US"/>
        </w:rPr>
      </w:pPr>
      <w:bookmarkStart w:id="93" w:name="_Toc171455501"/>
      <w:r w:rsidRPr="00F04789">
        <w:rPr>
          <w:rFonts w:cs="Times New Roman"/>
          <w:lang w:val="en-US"/>
        </w:rPr>
        <w:t>So sánh giữa 2 hình thức cấu hình</w:t>
      </w:r>
      <w:bookmarkEnd w:id="93"/>
    </w:p>
    <w:p w14:paraId="158EDE56" w14:textId="77777777" w:rsidR="004E7C5B" w:rsidRPr="00F04789" w:rsidRDefault="004E7C5B" w:rsidP="004E7C5B">
      <w:pPr>
        <w:rPr>
          <w:rFonts w:ascii="Times New Roman" w:hAnsi="Times New Roman" w:cs="Times New Roman"/>
          <w:lang w:val="en-US"/>
        </w:rPr>
      </w:pPr>
    </w:p>
    <w:tbl>
      <w:tblPr>
        <w:tblStyle w:val="TableGrid"/>
        <w:tblW w:w="8570" w:type="dxa"/>
        <w:tblLook w:val="04A0" w:firstRow="1" w:lastRow="0" w:firstColumn="1" w:lastColumn="0" w:noHBand="0" w:noVBand="1"/>
      </w:tblPr>
      <w:tblGrid>
        <w:gridCol w:w="1928"/>
        <w:gridCol w:w="3252"/>
        <w:gridCol w:w="3390"/>
      </w:tblGrid>
      <w:tr w:rsidR="00337D2D" w:rsidRPr="00F04789" w14:paraId="74275B56" w14:textId="77777777" w:rsidTr="004E7C5B">
        <w:trPr>
          <w:trHeight w:val="615"/>
        </w:trPr>
        <w:tc>
          <w:tcPr>
            <w:tcW w:w="1928" w:type="dxa"/>
          </w:tcPr>
          <w:p w14:paraId="3053E83D" w14:textId="65A403DC" w:rsidR="00337D2D" w:rsidRPr="00F04789" w:rsidRDefault="00337D2D" w:rsidP="004E7C5B">
            <w:pPr>
              <w:jc w:val="center"/>
              <w:rPr>
                <w:rFonts w:ascii="Times New Roman" w:hAnsi="Times New Roman"/>
                <w:lang w:val="en-US"/>
              </w:rPr>
            </w:pPr>
            <w:r w:rsidRPr="00F04789">
              <w:rPr>
                <w:rFonts w:ascii="Times New Roman" w:hAnsi="Times New Roman"/>
                <w:lang w:val="en-US"/>
              </w:rPr>
              <w:t>Kiểu cấu hình</w:t>
            </w:r>
          </w:p>
        </w:tc>
        <w:tc>
          <w:tcPr>
            <w:tcW w:w="3252" w:type="dxa"/>
          </w:tcPr>
          <w:p w14:paraId="1E013D76" w14:textId="18F1C725" w:rsidR="00337D2D" w:rsidRPr="00F04789" w:rsidRDefault="00337D2D" w:rsidP="004E7C5B">
            <w:pPr>
              <w:jc w:val="center"/>
              <w:rPr>
                <w:rFonts w:ascii="Times New Roman" w:hAnsi="Times New Roman"/>
                <w:lang w:val="en-US"/>
              </w:rPr>
            </w:pPr>
            <w:r w:rsidRPr="00F04789">
              <w:rPr>
                <w:rFonts w:ascii="Times New Roman" w:hAnsi="Times New Roman"/>
                <w:lang w:val="en-US"/>
              </w:rPr>
              <w:t>CLI</w:t>
            </w:r>
          </w:p>
        </w:tc>
        <w:tc>
          <w:tcPr>
            <w:tcW w:w="3390" w:type="dxa"/>
          </w:tcPr>
          <w:p w14:paraId="309F8E6B" w14:textId="62D67AE7" w:rsidR="00337D2D" w:rsidRPr="00F04789" w:rsidRDefault="00337D2D" w:rsidP="004E7C5B">
            <w:pPr>
              <w:jc w:val="center"/>
              <w:rPr>
                <w:rFonts w:ascii="Times New Roman" w:hAnsi="Times New Roman"/>
                <w:lang w:val="en-US"/>
              </w:rPr>
            </w:pPr>
            <w:r w:rsidRPr="00F04789">
              <w:rPr>
                <w:rFonts w:ascii="Times New Roman" w:hAnsi="Times New Roman"/>
                <w:lang w:val="en-US"/>
              </w:rPr>
              <w:t>Netmiko</w:t>
            </w:r>
          </w:p>
        </w:tc>
      </w:tr>
      <w:tr w:rsidR="00337D2D" w:rsidRPr="00F04789" w14:paraId="0E222092" w14:textId="77777777" w:rsidTr="004E7C5B">
        <w:trPr>
          <w:trHeight w:val="1599"/>
        </w:trPr>
        <w:tc>
          <w:tcPr>
            <w:tcW w:w="1928" w:type="dxa"/>
          </w:tcPr>
          <w:p w14:paraId="24E7E27D" w14:textId="18B57D9B" w:rsidR="00337D2D" w:rsidRPr="00F04789" w:rsidRDefault="00337D2D" w:rsidP="004E7C5B">
            <w:pPr>
              <w:jc w:val="center"/>
              <w:rPr>
                <w:rFonts w:ascii="Times New Roman" w:hAnsi="Times New Roman"/>
                <w:lang w:val="en-US"/>
              </w:rPr>
            </w:pPr>
            <w:r w:rsidRPr="00F04789">
              <w:rPr>
                <w:rFonts w:ascii="Times New Roman" w:hAnsi="Times New Roman"/>
                <w:lang w:val="en-US"/>
              </w:rPr>
              <w:t>Cách thức sử dụng</w:t>
            </w:r>
          </w:p>
        </w:tc>
        <w:tc>
          <w:tcPr>
            <w:tcW w:w="3252" w:type="dxa"/>
          </w:tcPr>
          <w:p w14:paraId="6EE88CC8" w14:textId="06A06B42" w:rsidR="00337D2D" w:rsidRPr="00F04789" w:rsidRDefault="00337D2D" w:rsidP="004E7C5B">
            <w:pPr>
              <w:jc w:val="center"/>
              <w:rPr>
                <w:rFonts w:ascii="Times New Roman" w:hAnsi="Times New Roman"/>
                <w:lang w:val="en-US"/>
              </w:rPr>
            </w:pPr>
            <w:r w:rsidRPr="00F04789">
              <w:rPr>
                <w:rFonts w:ascii="Times New Roman" w:hAnsi="Times New Roman"/>
                <w:lang w:val="en-US"/>
              </w:rPr>
              <w:t>Thao tác thủ công, tiêu tốn thời gian, khả năng mắc lỗi cao</w:t>
            </w:r>
          </w:p>
        </w:tc>
        <w:tc>
          <w:tcPr>
            <w:tcW w:w="3390" w:type="dxa"/>
          </w:tcPr>
          <w:p w14:paraId="6A6DB769" w14:textId="32FAACC1" w:rsidR="00337D2D" w:rsidRPr="00F04789" w:rsidRDefault="00337D2D" w:rsidP="004E7C5B">
            <w:pPr>
              <w:jc w:val="center"/>
              <w:rPr>
                <w:rFonts w:ascii="Times New Roman" w:hAnsi="Times New Roman"/>
                <w:lang w:val="en-US"/>
              </w:rPr>
            </w:pPr>
            <w:r w:rsidRPr="00F04789">
              <w:rPr>
                <w:rFonts w:ascii="Times New Roman" w:hAnsi="Times New Roman"/>
                <w:lang w:val="en-US"/>
              </w:rPr>
              <w:t>Tự động hoá, tiết kiệm thời gian và giảm sai sót</w:t>
            </w:r>
          </w:p>
        </w:tc>
      </w:tr>
      <w:tr w:rsidR="00337D2D" w:rsidRPr="00F04789" w14:paraId="7F288D2E" w14:textId="77777777" w:rsidTr="004E7C5B">
        <w:trPr>
          <w:trHeight w:val="1599"/>
        </w:trPr>
        <w:tc>
          <w:tcPr>
            <w:tcW w:w="1928" w:type="dxa"/>
          </w:tcPr>
          <w:p w14:paraId="4E484A52" w14:textId="52B567CA" w:rsidR="00337D2D" w:rsidRPr="00F04789" w:rsidRDefault="00337D2D" w:rsidP="004E7C5B">
            <w:pPr>
              <w:jc w:val="center"/>
              <w:rPr>
                <w:rFonts w:ascii="Times New Roman" w:hAnsi="Times New Roman"/>
                <w:lang w:val="en-US"/>
              </w:rPr>
            </w:pPr>
            <w:r w:rsidRPr="00F04789">
              <w:rPr>
                <w:rFonts w:ascii="Times New Roman" w:hAnsi="Times New Roman"/>
                <w:lang w:val="en-US"/>
              </w:rPr>
              <w:t>Độ linh hoạt và khả năng mở rộng</w:t>
            </w:r>
          </w:p>
        </w:tc>
        <w:tc>
          <w:tcPr>
            <w:tcW w:w="3252" w:type="dxa"/>
          </w:tcPr>
          <w:p w14:paraId="4657F7FE" w14:textId="3D4C14C6" w:rsidR="00337D2D" w:rsidRPr="00F04789" w:rsidRDefault="00337D2D" w:rsidP="004E7C5B">
            <w:pPr>
              <w:jc w:val="center"/>
              <w:rPr>
                <w:rFonts w:ascii="Times New Roman" w:hAnsi="Times New Roman"/>
                <w:lang w:val="en-US"/>
              </w:rPr>
            </w:pPr>
            <w:r w:rsidRPr="00F04789">
              <w:rPr>
                <w:rFonts w:ascii="Times New Roman" w:hAnsi="Times New Roman"/>
                <w:lang w:val="en-US"/>
              </w:rPr>
              <w:t>Linh hoạt, khó mở rộng</w:t>
            </w:r>
          </w:p>
        </w:tc>
        <w:tc>
          <w:tcPr>
            <w:tcW w:w="3390" w:type="dxa"/>
          </w:tcPr>
          <w:p w14:paraId="37D19AB3" w14:textId="6FAD1920" w:rsidR="00337D2D" w:rsidRPr="00F04789" w:rsidRDefault="00337D2D" w:rsidP="004E7C5B">
            <w:pPr>
              <w:jc w:val="center"/>
              <w:rPr>
                <w:rFonts w:ascii="Times New Roman" w:hAnsi="Times New Roman"/>
                <w:lang w:val="en-US"/>
              </w:rPr>
            </w:pPr>
            <w:r w:rsidRPr="00F04789">
              <w:rPr>
                <w:rFonts w:ascii="Times New Roman" w:hAnsi="Times New Roman"/>
                <w:lang w:val="en-US"/>
              </w:rPr>
              <w:t>Linh hoạt và dễ mở rộng</w:t>
            </w:r>
          </w:p>
        </w:tc>
      </w:tr>
      <w:tr w:rsidR="00337D2D" w:rsidRPr="00F04789" w14:paraId="236F9CA4" w14:textId="77777777" w:rsidTr="004E7C5B">
        <w:trPr>
          <w:trHeight w:val="1113"/>
        </w:trPr>
        <w:tc>
          <w:tcPr>
            <w:tcW w:w="1928" w:type="dxa"/>
          </w:tcPr>
          <w:p w14:paraId="51BD1AD7" w14:textId="5CE4319C" w:rsidR="00337D2D" w:rsidRPr="00F04789" w:rsidRDefault="00337D2D" w:rsidP="004E7C5B">
            <w:pPr>
              <w:jc w:val="center"/>
              <w:rPr>
                <w:rFonts w:ascii="Times New Roman" w:hAnsi="Times New Roman"/>
                <w:lang w:val="en-US"/>
              </w:rPr>
            </w:pPr>
            <w:r w:rsidRPr="00F04789">
              <w:rPr>
                <w:rFonts w:ascii="Times New Roman" w:hAnsi="Times New Roman"/>
                <w:lang w:val="en-US"/>
              </w:rPr>
              <w:t>Bảo mật</w:t>
            </w:r>
          </w:p>
        </w:tc>
        <w:tc>
          <w:tcPr>
            <w:tcW w:w="3252" w:type="dxa"/>
          </w:tcPr>
          <w:p w14:paraId="5EBB9121" w14:textId="01EA3E40" w:rsidR="00337D2D" w:rsidRPr="00F04789" w:rsidRDefault="00337D2D" w:rsidP="004E7C5B">
            <w:pPr>
              <w:jc w:val="center"/>
              <w:rPr>
                <w:rFonts w:ascii="Times New Roman" w:hAnsi="Times New Roman"/>
                <w:lang w:val="en-US"/>
              </w:rPr>
            </w:pPr>
            <w:r w:rsidRPr="00F04789">
              <w:rPr>
                <w:rFonts w:ascii="Times New Roman" w:hAnsi="Times New Roman"/>
                <w:lang w:val="en-US"/>
              </w:rPr>
              <w:t>Kết nối trực tiếp, quản lý thủ công</w:t>
            </w:r>
          </w:p>
        </w:tc>
        <w:tc>
          <w:tcPr>
            <w:tcW w:w="3390" w:type="dxa"/>
          </w:tcPr>
          <w:p w14:paraId="5CBB95D3" w14:textId="290477EA" w:rsidR="00337D2D" w:rsidRPr="00F04789" w:rsidRDefault="004E7C5B" w:rsidP="004E7C5B">
            <w:pPr>
              <w:jc w:val="center"/>
              <w:rPr>
                <w:rFonts w:ascii="Times New Roman" w:hAnsi="Times New Roman"/>
                <w:lang w:val="en-US"/>
              </w:rPr>
            </w:pPr>
            <w:r w:rsidRPr="00F04789">
              <w:rPr>
                <w:rFonts w:ascii="Times New Roman" w:hAnsi="Times New Roman"/>
                <w:lang w:val="en-US"/>
              </w:rPr>
              <w:t>Kết nối thông qua thư viện, dễ quản lý</w:t>
            </w:r>
          </w:p>
        </w:tc>
      </w:tr>
      <w:tr w:rsidR="00337D2D" w:rsidRPr="00F04789" w14:paraId="4A55A610" w14:textId="77777777" w:rsidTr="004E7C5B">
        <w:trPr>
          <w:trHeight w:val="1101"/>
        </w:trPr>
        <w:tc>
          <w:tcPr>
            <w:tcW w:w="1928" w:type="dxa"/>
          </w:tcPr>
          <w:p w14:paraId="0BD90304" w14:textId="602EAA8F" w:rsidR="00337D2D" w:rsidRPr="00F04789" w:rsidRDefault="00337D2D" w:rsidP="004E7C5B">
            <w:pPr>
              <w:jc w:val="center"/>
              <w:rPr>
                <w:rFonts w:ascii="Times New Roman" w:hAnsi="Times New Roman"/>
                <w:lang w:val="en-US"/>
              </w:rPr>
            </w:pPr>
            <w:r w:rsidRPr="00F04789">
              <w:rPr>
                <w:rFonts w:ascii="Times New Roman" w:hAnsi="Times New Roman"/>
                <w:lang w:val="en-US"/>
              </w:rPr>
              <w:t>Tính dễ dàng sử dụng</w:t>
            </w:r>
          </w:p>
        </w:tc>
        <w:tc>
          <w:tcPr>
            <w:tcW w:w="3252" w:type="dxa"/>
          </w:tcPr>
          <w:p w14:paraId="1F557637" w14:textId="108D8158" w:rsidR="00337D2D" w:rsidRPr="00F04789" w:rsidRDefault="004E7C5B" w:rsidP="004E7C5B">
            <w:pPr>
              <w:jc w:val="center"/>
              <w:rPr>
                <w:rFonts w:ascii="Times New Roman" w:hAnsi="Times New Roman"/>
                <w:lang w:val="en-US"/>
              </w:rPr>
            </w:pPr>
            <w:r w:rsidRPr="00F04789">
              <w:rPr>
                <w:rFonts w:ascii="Times New Roman" w:hAnsi="Times New Roman"/>
                <w:lang w:val="en-US"/>
              </w:rPr>
              <w:t>Đòi hỏi kiến thức sâu và học tập lâu</w:t>
            </w:r>
          </w:p>
        </w:tc>
        <w:tc>
          <w:tcPr>
            <w:tcW w:w="3390" w:type="dxa"/>
          </w:tcPr>
          <w:p w14:paraId="2CA4D394" w14:textId="5C01BF70" w:rsidR="004E7C5B" w:rsidRPr="00F04789" w:rsidRDefault="004E7C5B" w:rsidP="004E7C5B">
            <w:pPr>
              <w:jc w:val="center"/>
              <w:rPr>
                <w:rFonts w:ascii="Times New Roman" w:hAnsi="Times New Roman"/>
                <w:lang w:val="en-US"/>
              </w:rPr>
            </w:pPr>
            <w:r w:rsidRPr="00F04789">
              <w:rPr>
                <w:rFonts w:ascii="Times New Roman" w:hAnsi="Times New Roman"/>
                <w:lang w:val="en-US"/>
              </w:rPr>
              <w:t>Dễ học và tái sử dụng nếu đã biết đến Python</w:t>
            </w:r>
          </w:p>
        </w:tc>
      </w:tr>
    </w:tbl>
    <w:p w14:paraId="440262E3" w14:textId="0E963F89" w:rsidR="0090063D" w:rsidRPr="00F04789" w:rsidRDefault="004E7C5B" w:rsidP="004E7C5B">
      <w:pPr>
        <w:pStyle w:val="Quote"/>
        <w:rPr>
          <w:rFonts w:ascii="Times New Roman" w:hAnsi="Times New Roman" w:cs="Times New Roman"/>
        </w:rPr>
      </w:pPr>
      <w:bookmarkStart w:id="94" w:name="_Toc171346478"/>
      <w:r w:rsidRPr="00F04789">
        <w:rPr>
          <w:rFonts w:ascii="Times New Roman" w:hAnsi="Times New Roman" w:cs="Times New Roman"/>
        </w:rPr>
        <w:t xml:space="preserve">Bảng </w:t>
      </w:r>
      <w:r w:rsidRPr="00F04789">
        <w:rPr>
          <w:rFonts w:ascii="Times New Roman" w:hAnsi="Times New Roman" w:cs="Times New Roman"/>
        </w:rPr>
        <w:fldChar w:fldCharType="begin"/>
      </w:r>
      <w:r w:rsidRPr="00F04789">
        <w:rPr>
          <w:rFonts w:ascii="Times New Roman" w:hAnsi="Times New Roman" w:cs="Times New Roman"/>
        </w:rPr>
        <w:instrText xml:space="preserve"> SEQ Bảng \* ARABIC </w:instrText>
      </w:r>
      <w:r w:rsidRPr="00F04789">
        <w:rPr>
          <w:rFonts w:ascii="Times New Roman" w:hAnsi="Times New Roman" w:cs="Times New Roman"/>
        </w:rPr>
        <w:fldChar w:fldCharType="separate"/>
      </w:r>
      <w:r w:rsidR="00092DEF">
        <w:rPr>
          <w:rFonts w:ascii="Times New Roman" w:hAnsi="Times New Roman" w:cs="Times New Roman"/>
          <w:noProof/>
        </w:rPr>
        <w:t>2</w:t>
      </w:r>
      <w:r w:rsidRPr="00F04789">
        <w:rPr>
          <w:rFonts w:ascii="Times New Roman" w:hAnsi="Times New Roman" w:cs="Times New Roman"/>
        </w:rPr>
        <w:fldChar w:fldCharType="end"/>
      </w:r>
      <w:r w:rsidRPr="00F04789">
        <w:rPr>
          <w:rFonts w:ascii="Times New Roman" w:hAnsi="Times New Roman" w:cs="Times New Roman"/>
        </w:rPr>
        <w:t>: Bảng so sánh 2 kiểu cấu hình</w:t>
      </w:r>
      <w:bookmarkEnd w:id="94"/>
    </w:p>
    <w:p w14:paraId="704EF87E" w14:textId="22409086" w:rsidR="0090063D" w:rsidRPr="00F04789" w:rsidRDefault="0090063D" w:rsidP="0090063D">
      <w:pPr>
        <w:pStyle w:val="Heading2"/>
        <w:rPr>
          <w:rFonts w:cs="Times New Roman"/>
          <w:lang w:val="en-US"/>
        </w:rPr>
      </w:pPr>
      <w:bookmarkStart w:id="95" w:name="_Toc171455502"/>
      <w:r w:rsidRPr="00F04789">
        <w:rPr>
          <w:rFonts w:cs="Times New Roman"/>
          <w:lang w:val="en-US"/>
        </w:rPr>
        <w:t>Kết luận</w:t>
      </w:r>
      <w:bookmarkEnd w:id="95"/>
    </w:p>
    <w:p w14:paraId="541C77A6" w14:textId="0A7A1C18" w:rsidR="0090063D" w:rsidRPr="00F04789" w:rsidRDefault="0090063D" w:rsidP="0090063D">
      <w:pPr>
        <w:pStyle w:val="Heading3"/>
        <w:rPr>
          <w:rFonts w:cs="Times New Roman"/>
          <w:lang w:val="en-US"/>
        </w:rPr>
      </w:pPr>
      <w:bookmarkStart w:id="96" w:name="_Toc171455503"/>
      <w:r w:rsidRPr="00F04789">
        <w:rPr>
          <w:rFonts w:cs="Times New Roman"/>
          <w:lang w:val="en-US"/>
        </w:rPr>
        <w:t>Những công việc mà nhóm đã thực hiện được</w:t>
      </w:r>
      <w:bookmarkEnd w:id="96"/>
    </w:p>
    <w:p w14:paraId="20FEDA63" w14:textId="77D61273" w:rsidR="0090063D" w:rsidRPr="00F04789" w:rsidRDefault="0090063D">
      <w:pPr>
        <w:pStyle w:val="ListParagraph"/>
        <w:numPr>
          <w:ilvl w:val="0"/>
          <w:numId w:val="14"/>
        </w:numPr>
        <w:spacing w:line="360" w:lineRule="auto"/>
      </w:pPr>
      <w:r w:rsidRPr="00F04789">
        <w:t xml:space="preserve">Thực hiện đề xuất và triển khai một mô hình mạng 3 lớp cơ bản </w:t>
      </w:r>
    </w:p>
    <w:p w14:paraId="7F264458" w14:textId="5E10A7DA" w:rsidR="0090063D" w:rsidRPr="00F04789" w:rsidRDefault="0090063D">
      <w:pPr>
        <w:pStyle w:val="ListParagraph"/>
        <w:numPr>
          <w:ilvl w:val="0"/>
          <w:numId w:val="14"/>
        </w:numPr>
        <w:spacing w:line="360" w:lineRule="auto"/>
      </w:pPr>
      <w:r w:rsidRPr="00F04789">
        <w:t>Sử dụng Netmiko để cấu hình</w:t>
      </w:r>
    </w:p>
    <w:p w14:paraId="7D7126E4" w14:textId="7DEEF367" w:rsidR="0090063D" w:rsidRPr="00F04789" w:rsidRDefault="0090063D">
      <w:pPr>
        <w:pStyle w:val="ListParagraph"/>
        <w:numPr>
          <w:ilvl w:val="0"/>
          <w:numId w:val="14"/>
        </w:numPr>
        <w:spacing w:line="360" w:lineRule="auto"/>
      </w:pPr>
      <w:r w:rsidRPr="00F04789">
        <w:t xml:space="preserve">Sử dụng Ansible để quản lý các cấu hình </w:t>
      </w:r>
    </w:p>
    <w:p w14:paraId="439507E8" w14:textId="4FF7A014" w:rsidR="0090063D" w:rsidRPr="00F04789" w:rsidRDefault="0090063D">
      <w:pPr>
        <w:pStyle w:val="ListParagraph"/>
        <w:numPr>
          <w:ilvl w:val="0"/>
          <w:numId w:val="14"/>
        </w:numPr>
        <w:spacing w:line="360" w:lineRule="auto"/>
      </w:pPr>
      <w:r w:rsidRPr="00F04789">
        <w:t>Thực hiện các kịch bản lỗi của thiết bị</w:t>
      </w:r>
    </w:p>
    <w:p w14:paraId="7D3C65ED" w14:textId="205EFAFC" w:rsidR="0090063D" w:rsidRPr="00F04789" w:rsidRDefault="0090063D">
      <w:pPr>
        <w:pStyle w:val="ListParagraph"/>
        <w:numPr>
          <w:ilvl w:val="0"/>
          <w:numId w:val="14"/>
        </w:numPr>
        <w:spacing w:line="360" w:lineRule="auto"/>
      </w:pPr>
      <w:r w:rsidRPr="00F04789">
        <w:t>So sánh và hiểu được 2 hình thức cấu hình cho mô hình mạng là truyền thống bằng lệnh CLI và tự động bằng Script Python</w:t>
      </w:r>
    </w:p>
    <w:p w14:paraId="4ECD474D" w14:textId="1A53D87E" w:rsidR="0090063D" w:rsidRPr="00F04789" w:rsidRDefault="00294E1F" w:rsidP="0090063D">
      <w:pPr>
        <w:pStyle w:val="Heading3"/>
        <w:rPr>
          <w:rFonts w:cs="Times New Roman"/>
          <w:lang w:val="en-US"/>
        </w:rPr>
      </w:pPr>
      <w:bookmarkStart w:id="97" w:name="_Toc171455504"/>
      <w:r w:rsidRPr="00F04789">
        <w:rPr>
          <w:rFonts w:cs="Times New Roman"/>
          <w:lang w:val="en-US"/>
        </w:rPr>
        <w:lastRenderedPageBreak/>
        <w:t>Phương hướng phát triển</w:t>
      </w:r>
      <w:bookmarkEnd w:id="97"/>
    </w:p>
    <w:p w14:paraId="62728578" w14:textId="3C43F839" w:rsidR="00294E1F" w:rsidRPr="00F04789" w:rsidRDefault="00294E1F">
      <w:pPr>
        <w:pStyle w:val="ListParagraph"/>
        <w:numPr>
          <w:ilvl w:val="0"/>
          <w:numId w:val="15"/>
        </w:numPr>
        <w:spacing w:line="360" w:lineRule="auto"/>
      </w:pPr>
      <w:r w:rsidRPr="00F04789">
        <w:t>Mở rộng các kịch bản mô phỏng với quy mô lớn hơn và phức tạp hơn</w:t>
      </w:r>
    </w:p>
    <w:p w14:paraId="22BCA07F" w14:textId="01166D0B" w:rsidR="00294E1F" w:rsidRPr="00F04789" w:rsidRDefault="00294E1F">
      <w:pPr>
        <w:pStyle w:val="ListParagraph"/>
        <w:numPr>
          <w:ilvl w:val="0"/>
          <w:numId w:val="15"/>
        </w:numPr>
        <w:spacing w:line="360" w:lineRule="auto"/>
      </w:pPr>
      <w:r w:rsidRPr="00F04789">
        <w:t>Nghiên cứu các xu hướng mới hiện nay như Network as Code (NaC) và Infrastructure as Code (IaC) trong lĩnh vực triển khai mô hình mạng và quản lý cấu hình</w:t>
      </w:r>
    </w:p>
    <w:p w14:paraId="4EF002FD" w14:textId="73C110CB" w:rsidR="00294E1F" w:rsidRPr="00F04789" w:rsidRDefault="00E32DE2" w:rsidP="00E32DE2">
      <w:pPr>
        <w:pStyle w:val="Heading2"/>
        <w:rPr>
          <w:rFonts w:cs="Times New Roman"/>
          <w:lang w:val="en-US"/>
        </w:rPr>
      </w:pPr>
      <w:bookmarkStart w:id="98" w:name="_Toc171455505"/>
      <w:r w:rsidRPr="00F04789">
        <w:rPr>
          <w:rFonts w:cs="Times New Roman"/>
          <w:lang w:val="en-US"/>
        </w:rPr>
        <w:t>Tài liệu tham khảo</w:t>
      </w:r>
      <w:bookmarkEnd w:id="98"/>
    </w:p>
    <w:p w14:paraId="57C713A3" w14:textId="77777777" w:rsidR="00EB21EA" w:rsidRPr="00F04789" w:rsidRDefault="00EB21EA" w:rsidP="00EB21EA">
      <w:pPr>
        <w:spacing w:after="0" w:line="240" w:lineRule="auto"/>
        <w:rPr>
          <w:rFonts w:ascii="Times New Roman" w:eastAsia="Times New Roman" w:hAnsi="Times New Roman" w:cs="Times New Roman"/>
          <w:color w:val="000000"/>
          <w:sz w:val="27"/>
          <w:szCs w:val="27"/>
          <w:lang w:val="en-US"/>
        </w:rPr>
      </w:pPr>
      <w:r w:rsidRPr="00F04789">
        <w:rPr>
          <w:rFonts w:ascii="Times New Roman" w:eastAsia="Times New Roman" w:hAnsi="Times New Roman" w:cs="Times New Roman"/>
          <w:color w:val="000000"/>
          <w:sz w:val="27"/>
          <w:szCs w:val="27"/>
          <w:lang w:val="en-US"/>
        </w:rPr>
        <w:t>[1]</w:t>
      </w:r>
    </w:p>
    <w:p w14:paraId="11927F99" w14:textId="156C90E3" w:rsidR="00EB21EA" w:rsidRPr="00F04789" w:rsidRDefault="00EB21EA" w:rsidP="00EB21EA">
      <w:pPr>
        <w:spacing w:after="0" w:line="240" w:lineRule="auto"/>
        <w:rPr>
          <w:rFonts w:ascii="Times New Roman" w:eastAsia="Times New Roman" w:hAnsi="Times New Roman" w:cs="Times New Roman"/>
          <w:color w:val="000000"/>
          <w:sz w:val="27"/>
          <w:szCs w:val="27"/>
          <w:lang w:val="en-US"/>
        </w:rPr>
      </w:pPr>
      <w:r w:rsidRPr="00F04789">
        <w:rPr>
          <w:rFonts w:ascii="Times New Roman" w:eastAsia="Times New Roman" w:hAnsi="Times New Roman" w:cs="Times New Roman"/>
          <w:color w:val="000000"/>
          <w:sz w:val="27"/>
          <w:szCs w:val="27"/>
          <w:lang w:val="en-US"/>
        </w:rPr>
        <w:t xml:space="preserve">“Documentation.” </w:t>
      </w:r>
      <w:hyperlink r:id="rId54" w:history="1">
        <w:r w:rsidRPr="00F04789">
          <w:rPr>
            <w:rStyle w:val="Hyperlink"/>
            <w:rFonts w:ascii="Times New Roman" w:eastAsia="Times New Roman" w:hAnsi="Times New Roman" w:cs="Times New Roman"/>
            <w:sz w:val="27"/>
            <w:szCs w:val="27"/>
            <w:lang w:val="en-US"/>
          </w:rPr>
          <w:t>https://www.eve-ng.net/index.php/documentation/</w:t>
        </w:r>
      </w:hyperlink>
    </w:p>
    <w:p w14:paraId="22C9055C" w14:textId="04D7002D" w:rsidR="00EB21EA" w:rsidRPr="00F04789" w:rsidRDefault="00EB21EA" w:rsidP="00EB21EA">
      <w:pPr>
        <w:spacing w:after="0" w:line="240" w:lineRule="auto"/>
        <w:rPr>
          <w:rFonts w:ascii="Times New Roman" w:eastAsia="Times New Roman" w:hAnsi="Times New Roman" w:cs="Times New Roman"/>
          <w:color w:val="000000"/>
          <w:sz w:val="27"/>
          <w:szCs w:val="27"/>
          <w:lang w:val="en-US"/>
        </w:rPr>
      </w:pPr>
      <w:r w:rsidRPr="00F04789">
        <w:rPr>
          <w:rFonts w:ascii="Times New Roman" w:eastAsia="Times New Roman" w:hAnsi="Times New Roman" w:cs="Times New Roman"/>
          <w:color w:val="000000"/>
          <w:sz w:val="27"/>
          <w:szCs w:val="27"/>
          <w:lang w:val="en-US"/>
        </w:rPr>
        <w:t>[2]</w:t>
      </w:r>
    </w:p>
    <w:p w14:paraId="5AA189D7" w14:textId="0719048F" w:rsidR="00EB21EA" w:rsidRPr="00F04789" w:rsidRDefault="00EB21EA" w:rsidP="00EB21EA">
      <w:pPr>
        <w:spacing w:after="0" w:line="240" w:lineRule="auto"/>
        <w:rPr>
          <w:rFonts w:ascii="Times New Roman" w:eastAsia="Times New Roman" w:hAnsi="Times New Roman" w:cs="Times New Roman"/>
          <w:color w:val="000000"/>
          <w:sz w:val="27"/>
          <w:szCs w:val="27"/>
          <w:lang w:val="en-US"/>
        </w:rPr>
      </w:pPr>
      <w:r w:rsidRPr="00F04789">
        <w:rPr>
          <w:rFonts w:ascii="Times New Roman" w:eastAsia="Times New Roman" w:hAnsi="Times New Roman" w:cs="Times New Roman"/>
          <w:color w:val="000000"/>
          <w:sz w:val="27"/>
          <w:szCs w:val="27"/>
          <w:lang w:val="en-US"/>
        </w:rPr>
        <w:t>I. Ansible, “Ansible Documentation,” </w:t>
      </w:r>
      <w:r w:rsidRPr="00F04789">
        <w:rPr>
          <w:rFonts w:ascii="Times New Roman" w:eastAsia="Times New Roman" w:hAnsi="Times New Roman" w:cs="Times New Roman"/>
          <w:i/>
          <w:iCs/>
          <w:color w:val="000000"/>
          <w:sz w:val="27"/>
          <w:szCs w:val="27"/>
          <w:lang w:val="en-US"/>
        </w:rPr>
        <w:t>Ansible.com</w:t>
      </w:r>
      <w:r w:rsidRPr="00F04789">
        <w:rPr>
          <w:rFonts w:ascii="Times New Roman" w:eastAsia="Times New Roman" w:hAnsi="Times New Roman" w:cs="Times New Roman"/>
          <w:color w:val="000000"/>
          <w:sz w:val="27"/>
          <w:szCs w:val="27"/>
          <w:lang w:val="en-US"/>
        </w:rPr>
        <w:t xml:space="preserve">, 2019. </w:t>
      </w:r>
      <w:hyperlink r:id="rId55" w:history="1">
        <w:r w:rsidRPr="00F04789">
          <w:rPr>
            <w:rStyle w:val="Hyperlink"/>
            <w:rFonts w:ascii="Times New Roman" w:eastAsia="Times New Roman" w:hAnsi="Times New Roman" w:cs="Times New Roman"/>
            <w:sz w:val="27"/>
            <w:szCs w:val="27"/>
            <w:lang w:val="en-US"/>
          </w:rPr>
          <w:t>https://docs.ansible.com/</w:t>
        </w:r>
      </w:hyperlink>
    </w:p>
    <w:p w14:paraId="3FC4C7BD" w14:textId="599D169B" w:rsidR="00EB21EA" w:rsidRPr="00F04789" w:rsidRDefault="00EB21EA" w:rsidP="00EB21EA">
      <w:pPr>
        <w:spacing w:after="0" w:line="240" w:lineRule="auto"/>
        <w:rPr>
          <w:rFonts w:ascii="Times New Roman" w:eastAsia="Times New Roman" w:hAnsi="Times New Roman" w:cs="Times New Roman"/>
          <w:color w:val="000000"/>
          <w:sz w:val="27"/>
          <w:szCs w:val="27"/>
          <w:lang w:val="en-US"/>
        </w:rPr>
      </w:pPr>
      <w:r w:rsidRPr="00F04789">
        <w:rPr>
          <w:rFonts w:ascii="Times New Roman" w:eastAsia="Times New Roman" w:hAnsi="Times New Roman" w:cs="Times New Roman"/>
          <w:color w:val="000000"/>
          <w:sz w:val="27"/>
          <w:szCs w:val="27"/>
          <w:lang w:val="en-US"/>
        </w:rPr>
        <w:t>[3]</w:t>
      </w:r>
    </w:p>
    <w:p w14:paraId="7B2F78D8" w14:textId="4EA643A7" w:rsidR="00EB21EA" w:rsidRPr="00F04789" w:rsidRDefault="00EB21EA" w:rsidP="00EB21EA">
      <w:pPr>
        <w:spacing w:after="0" w:line="240" w:lineRule="auto"/>
        <w:rPr>
          <w:rFonts w:ascii="Times New Roman" w:eastAsia="Times New Roman" w:hAnsi="Times New Roman" w:cs="Times New Roman"/>
          <w:color w:val="000000"/>
          <w:sz w:val="27"/>
          <w:szCs w:val="27"/>
          <w:lang w:val="en-US"/>
        </w:rPr>
      </w:pPr>
      <w:r w:rsidRPr="00F04789">
        <w:rPr>
          <w:rFonts w:ascii="Times New Roman" w:eastAsia="Times New Roman" w:hAnsi="Times New Roman" w:cs="Times New Roman"/>
          <w:color w:val="000000"/>
          <w:sz w:val="27"/>
          <w:szCs w:val="27"/>
          <w:lang w:val="en-US"/>
        </w:rPr>
        <w:t>“Python for Network Engineers - Netmiko Library,” </w:t>
      </w:r>
      <w:r w:rsidRPr="00F04789">
        <w:rPr>
          <w:rFonts w:ascii="Times New Roman" w:eastAsia="Times New Roman" w:hAnsi="Times New Roman" w:cs="Times New Roman"/>
          <w:i/>
          <w:iCs/>
          <w:color w:val="000000"/>
          <w:sz w:val="27"/>
          <w:szCs w:val="27"/>
          <w:lang w:val="en-US"/>
        </w:rPr>
        <w:t>pynet.twb-tech.com</w:t>
      </w:r>
      <w:r w:rsidRPr="00F04789">
        <w:rPr>
          <w:rFonts w:ascii="Times New Roman" w:eastAsia="Times New Roman" w:hAnsi="Times New Roman" w:cs="Times New Roman"/>
          <w:color w:val="000000"/>
          <w:sz w:val="27"/>
          <w:szCs w:val="27"/>
          <w:lang w:val="en-US"/>
        </w:rPr>
        <w:t xml:space="preserve">. </w:t>
      </w:r>
      <w:hyperlink r:id="rId56" w:history="1">
        <w:r w:rsidRPr="00F04789">
          <w:rPr>
            <w:rStyle w:val="Hyperlink"/>
            <w:rFonts w:ascii="Times New Roman" w:eastAsia="Times New Roman" w:hAnsi="Times New Roman" w:cs="Times New Roman"/>
            <w:sz w:val="27"/>
            <w:szCs w:val="27"/>
            <w:lang w:val="en-US"/>
          </w:rPr>
          <w:t>https://pynet.twb-tech.com/blog/netmiko-python-library.html</w:t>
        </w:r>
      </w:hyperlink>
    </w:p>
    <w:p w14:paraId="4A2D9843" w14:textId="62CE86F4" w:rsidR="00EB21EA" w:rsidRPr="00F04789" w:rsidRDefault="00EB21EA" w:rsidP="00EB21EA">
      <w:pPr>
        <w:spacing w:after="0" w:line="240" w:lineRule="auto"/>
        <w:rPr>
          <w:rFonts w:ascii="Times New Roman" w:eastAsia="Times New Roman" w:hAnsi="Times New Roman" w:cs="Times New Roman"/>
          <w:color w:val="000000"/>
          <w:sz w:val="27"/>
          <w:szCs w:val="27"/>
          <w:lang w:val="en-US"/>
        </w:rPr>
      </w:pPr>
      <w:proofErr w:type="gramStart"/>
      <w:r w:rsidRPr="00F04789">
        <w:rPr>
          <w:rFonts w:ascii="Times New Roman" w:eastAsia="Times New Roman" w:hAnsi="Times New Roman" w:cs="Times New Roman"/>
          <w:color w:val="000000"/>
          <w:sz w:val="27"/>
          <w:szCs w:val="27"/>
          <w:lang w:val="en-US"/>
        </w:rPr>
        <w:t>‌[</w:t>
      </w:r>
      <w:proofErr w:type="gramEnd"/>
      <w:r w:rsidRPr="00F04789">
        <w:rPr>
          <w:rFonts w:ascii="Times New Roman" w:eastAsia="Times New Roman" w:hAnsi="Times New Roman" w:cs="Times New Roman"/>
          <w:color w:val="000000"/>
          <w:sz w:val="27"/>
          <w:szCs w:val="27"/>
          <w:lang w:val="en-US"/>
        </w:rPr>
        <w:t>4]</w:t>
      </w:r>
    </w:p>
    <w:p w14:paraId="523731AF" w14:textId="36790211" w:rsidR="00EB21EA" w:rsidRPr="00F04789" w:rsidRDefault="00EB21EA" w:rsidP="00EB21EA">
      <w:pPr>
        <w:spacing w:after="0" w:line="240" w:lineRule="auto"/>
        <w:rPr>
          <w:rFonts w:ascii="Times New Roman" w:eastAsia="Times New Roman" w:hAnsi="Times New Roman" w:cs="Times New Roman"/>
          <w:color w:val="000000"/>
          <w:sz w:val="27"/>
          <w:szCs w:val="27"/>
          <w:lang w:val="en-US"/>
        </w:rPr>
      </w:pPr>
      <w:r w:rsidRPr="00F04789">
        <w:rPr>
          <w:rFonts w:ascii="Times New Roman" w:eastAsia="Times New Roman" w:hAnsi="Times New Roman" w:cs="Times New Roman"/>
          <w:color w:val="000000"/>
          <w:sz w:val="27"/>
          <w:szCs w:val="27"/>
          <w:lang w:val="en-US"/>
        </w:rPr>
        <w:t>Charles Judd, “Using Ansible Automation with EVE-NG,” </w:t>
      </w:r>
      <w:r w:rsidRPr="00F04789">
        <w:rPr>
          <w:rFonts w:ascii="Times New Roman" w:eastAsia="Times New Roman" w:hAnsi="Times New Roman" w:cs="Times New Roman"/>
          <w:i/>
          <w:iCs/>
          <w:color w:val="000000"/>
          <w:sz w:val="27"/>
          <w:szCs w:val="27"/>
          <w:lang w:val="en-US"/>
        </w:rPr>
        <w:t>YouTube</w:t>
      </w:r>
      <w:r w:rsidRPr="00F04789">
        <w:rPr>
          <w:rFonts w:ascii="Times New Roman" w:eastAsia="Times New Roman" w:hAnsi="Times New Roman" w:cs="Times New Roman"/>
          <w:color w:val="000000"/>
          <w:sz w:val="27"/>
          <w:szCs w:val="27"/>
          <w:lang w:val="en-US"/>
        </w:rPr>
        <w:t xml:space="preserve">, Jul. 29, 2021. </w:t>
      </w:r>
      <w:hyperlink r:id="rId57" w:history="1">
        <w:r w:rsidRPr="00F04789">
          <w:rPr>
            <w:rStyle w:val="Hyperlink"/>
            <w:rFonts w:ascii="Times New Roman" w:eastAsia="Times New Roman" w:hAnsi="Times New Roman" w:cs="Times New Roman"/>
            <w:sz w:val="27"/>
            <w:szCs w:val="27"/>
            <w:lang w:val="en-US"/>
          </w:rPr>
          <w:t>https://www.youtube.com/watch?v=H8yg7XnNfas</w:t>
        </w:r>
      </w:hyperlink>
      <w:r w:rsidRPr="00F04789">
        <w:rPr>
          <w:rFonts w:ascii="Times New Roman" w:eastAsia="Times New Roman" w:hAnsi="Times New Roman" w:cs="Times New Roman"/>
          <w:color w:val="000000"/>
          <w:sz w:val="27"/>
          <w:szCs w:val="27"/>
          <w:lang w:val="en-US"/>
        </w:rPr>
        <w:t xml:space="preserve"> (accessed Jun. 29, 2024).</w:t>
      </w:r>
    </w:p>
    <w:p w14:paraId="14F8CED6" w14:textId="77777777" w:rsidR="00EB21EA" w:rsidRPr="00F04789" w:rsidRDefault="00EB21EA" w:rsidP="00EB21EA">
      <w:pPr>
        <w:spacing w:after="0" w:line="240" w:lineRule="auto"/>
        <w:rPr>
          <w:rFonts w:ascii="Times New Roman" w:eastAsia="Times New Roman" w:hAnsi="Times New Roman" w:cs="Times New Roman"/>
          <w:color w:val="000000"/>
          <w:sz w:val="27"/>
          <w:szCs w:val="27"/>
          <w:lang w:val="en-US"/>
        </w:rPr>
      </w:pPr>
    </w:p>
    <w:p w14:paraId="707288A3" w14:textId="1403D616" w:rsidR="00EB21EA" w:rsidRPr="00F04789" w:rsidRDefault="00EB21EA" w:rsidP="00EB21EA">
      <w:pPr>
        <w:spacing w:after="0" w:line="240" w:lineRule="auto"/>
        <w:rPr>
          <w:rFonts w:ascii="Times New Roman" w:eastAsia="Times New Roman" w:hAnsi="Times New Roman" w:cs="Times New Roman"/>
          <w:color w:val="000000"/>
          <w:sz w:val="27"/>
          <w:szCs w:val="27"/>
          <w:lang w:val="en-US"/>
        </w:rPr>
      </w:pPr>
      <w:r w:rsidRPr="00F04789">
        <w:rPr>
          <w:rFonts w:ascii="Times New Roman" w:eastAsia="Times New Roman" w:hAnsi="Times New Roman" w:cs="Times New Roman"/>
          <w:color w:val="000000"/>
          <w:sz w:val="27"/>
          <w:szCs w:val="27"/>
          <w:lang w:val="en-US"/>
        </w:rPr>
        <w:t>[5]</w:t>
      </w:r>
    </w:p>
    <w:p w14:paraId="74F0C6BA" w14:textId="490DBD3A" w:rsidR="00EB21EA" w:rsidRDefault="00EB21EA" w:rsidP="00EB21EA">
      <w:pPr>
        <w:spacing w:after="0" w:line="240" w:lineRule="auto"/>
        <w:rPr>
          <w:rFonts w:ascii="Times New Roman" w:eastAsia="Times New Roman" w:hAnsi="Times New Roman" w:cs="Times New Roman"/>
          <w:color w:val="000000"/>
          <w:sz w:val="27"/>
          <w:szCs w:val="27"/>
          <w:lang w:val="en-US"/>
        </w:rPr>
      </w:pPr>
      <w:r w:rsidRPr="00F04789">
        <w:rPr>
          <w:rFonts w:ascii="Times New Roman" w:eastAsia="Times New Roman" w:hAnsi="Times New Roman" w:cs="Times New Roman"/>
          <w:color w:val="000000"/>
          <w:sz w:val="27"/>
          <w:szCs w:val="27"/>
          <w:lang w:val="en-US"/>
        </w:rPr>
        <w:t xml:space="preserve">“Netmiko Tutorials For Network </w:t>
      </w:r>
      <w:proofErr w:type="gramStart"/>
      <w:r w:rsidRPr="00F04789">
        <w:rPr>
          <w:rFonts w:ascii="Times New Roman" w:eastAsia="Times New Roman" w:hAnsi="Times New Roman" w:cs="Times New Roman"/>
          <w:color w:val="000000"/>
          <w:sz w:val="27"/>
          <w:szCs w:val="27"/>
          <w:lang w:val="en-US"/>
        </w:rPr>
        <w:t>Engineers(</w:t>
      </w:r>
      <w:proofErr w:type="gramEnd"/>
      <w:r w:rsidRPr="00F04789">
        <w:rPr>
          <w:rFonts w:ascii="Times New Roman" w:eastAsia="Times New Roman" w:hAnsi="Times New Roman" w:cs="Times New Roman"/>
          <w:color w:val="000000"/>
          <w:sz w:val="27"/>
          <w:szCs w:val="27"/>
          <w:lang w:val="en-US"/>
        </w:rPr>
        <w:t>12 Videos) - YouTube,” </w:t>
      </w:r>
      <w:r w:rsidRPr="00F04789">
        <w:rPr>
          <w:rFonts w:ascii="Times New Roman" w:eastAsia="Times New Roman" w:hAnsi="Times New Roman" w:cs="Times New Roman"/>
          <w:i/>
          <w:iCs/>
          <w:color w:val="000000"/>
          <w:sz w:val="27"/>
          <w:szCs w:val="27"/>
          <w:lang w:val="en-US"/>
        </w:rPr>
        <w:t>www.youtube.com</w:t>
      </w:r>
      <w:r w:rsidRPr="00F04789">
        <w:rPr>
          <w:rFonts w:ascii="Times New Roman" w:eastAsia="Times New Roman" w:hAnsi="Times New Roman" w:cs="Times New Roman"/>
          <w:color w:val="000000"/>
          <w:sz w:val="27"/>
          <w:szCs w:val="27"/>
          <w:lang w:val="en-US"/>
        </w:rPr>
        <w:t xml:space="preserve">. </w:t>
      </w:r>
      <w:hyperlink r:id="rId58" w:history="1">
        <w:r w:rsidRPr="00F04789">
          <w:rPr>
            <w:rStyle w:val="Hyperlink"/>
            <w:rFonts w:ascii="Times New Roman" w:eastAsia="Times New Roman" w:hAnsi="Times New Roman" w:cs="Times New Roman"/>
            <w:sz w:val="27"/>
            <w:szCs w:val="27"/>
            <w:lang w:val="en-US"/>
          </w:rPr>
          <w:t>https://youtube.com/playlist?list=PLOocymQm7YWbfFxETimO1VmgtVGRnEGyE&amp;si=bQn3S0260ZSoU9a8</w:t>
        </w:r>
      </w:hyperlink>
      <w:r w:rsidRPr="00F04789">
        <w:rPr>
          <w:rFonts w:ascii="Times New Roman" w:eastAsia="Times New Roman" w:hAnsi="Times New Roman" w:cs="Times New Roman"/>
          <w:color w:val="000000"/>
          <w:sz w:val="27"/>
          <w:szCs w:val="27"/>
          <w:lang w:val="en-US"/>
        </w:rPr>
        <w:t xml:space="preserve"> (accessed Jun. 29, 2024).</w:t>
      </w:r>
    </w:p>
    <w:p w14:paraId="58A566A0" w14:textId="77777777" w:rsidR="004F23A6" w:rsidRDefault="004F23A6" w:rsidP="00EB21EA">
      <w:pPr>
        <w:spacing w:after="0" w:line="240" w:lineRule="auto"/>
        <w:rPr>
          <w:rFonts w:ascii="Times New Roman" w:eastAsia="Times New Roman" w:hAnsi="Times New Roman" w:cs="Times New Roman"/>
          <w:color w:val="000000"/>
          <w:sz w:val="27"/>
          <w:szCs w:val="27"/>
          <w:lang w:val="en-US"/>
        </w:rPr>
      </w:pPr>
    </w:p>
    <w:p w14:paraId="3E717984" w14:textId="2BAC7A64" w:rsidR="004F23A6" w:rsidRDefault="004F23A6" w:rsidP="004F23A6">
      <w:pPr>
        <w:pStyle w:val="Heading2"/>
        <w:rPr>
          <w:lang w:val="en-US"/>
        </w:rPr>
      </w:pPr>
      <w:bookmarkStart w:id="99" w:name="_Toc171455506"/>
      <w:r>
        <w:rPr>
          <w:lang w:val="en-US"/>
        </w:rPr>
        <w:t>Demo sản phẩm</w:t>
      </w:r>
      <w:bookmarkEnd w:id="99"/>
    </w:p>
    <w:p w14:paraId="38A916E0" w14:textId="3F345496" w:rsidR="004F23A6" w:rsidRPr="004F23A6" w:rsidRDefault="004F23A6" w:rsidP="004F23A6">
      <w:pPr>
        <w:rPr>
          <w:rFonts w:ascii="Times New Roman" w:hAnsi="Times New Roman" w:cs="Times New Roman"/>
          <w:lang w:val="en-US"/>
        </w:rPr>
      </w:pPr>
      <w:r w:rsidRPr="004F23A6">
        <w:rPr>
          <w:rFonts w:ascii="Times New Roman" w:hAnsi="Times New Roman" w:cs="Times New Roman"/>
          <w:lang w:val="en-US"/>
        </w:rPr>
        <w:t>Trình tự của demo:</w:t>
      </w:r>
    </w:p>
    <w:p w14:paraId="25B18D56" w14:textId="5B46C762" w:rsidR="004F23A6" w:rsidRPr="004F23A6" w:rsidRDefault="004F23A6" w:rsidP="004F23A6">
      <w:pPr>
        <w:pStyle w:val="ListParagraph"/>
        <w:numPr>
          <w:ilvl w:val="0"/>
          <w:numId w:val="30"/>
        </w:numPr>
        <w:spacing w:line="360" w:lineRule="auto"/>
      </w:pPr>
      <w:r w:rsidRPr="004F23A6">
        <w:t>Kích hoạt SSH trên các thiết bị, DHCP IP cho các thiết bị từ internet</w:t>
      </w:r>
    </w:p>
    <w:p w14:paraId="63DC1D77" w14:textId="431014E7" w:rsidR="004F23A6" w:rsidRPr="004F23A6" w:rsidRDefault="004F23A6" w:rsidP="004F23A6">
      <w:pPr>
        <w:pStyle w:val="ListParagraph"/>
        <w:numPr>
          <w:ilvl w:val="0"/>
          <w:numId w:val="30"/>
        </w:numPr>
        <w:spacing w:line="360" w:lineRule="auto"/>
      </w:pPr>
      <w:r w:rsidRPr="004F23A6">
        <w:t>Chạy Ansible từ Linux Server</w:t>
      </w:r>
    </w:p>
    <w:p w14:paraId="7739CCE2" w14:textId="004513FB" w:rsidR="004F23A6" w:rsidRPr="004F23A6" w:rsidRDefault="004F23A6" w:rsidP="004F23A6">
      <w:pPr>
        <w:pStyle w:val="ListParagraph"/>
        <w:numPr>
          <w:ilvl w:val="0"/>
          <w:numId w:val="30"/>
        </w:numPr>
        <w:spacing w:line="360" w:lineRule="auto"/>
      </w:pPr>
      <w:r w:rsidRPr="004F23A6">
        <w:t>Kiểm tra cấu hình trên thiết bị, chạy các kịch bản mô hình bị lỗi và traceroute các thiết bị ra ngoài Internet</w:t>
      </w:r>
    </w:p>
    <w:p w14:paraId="58CF0634" w14:textId="229B32A9" w:rsidR="004F23A6" w:rsidRPr="004F23A6" w:rsidRDefault="004F23A6" w:rsidP="004F23A6">
      <w:pPr>
        <w:rPr>
          <w:rFonts w:ascii="Times New Roman" w:hAnsi="Times New Roman" w:cs="Times New Roman"/>
          <w:lang w:val="en-US"/>
        </w:rPr>
      </w:pPr>
      <w:r w:rsidRPr="004F23A6">
        <w:rPr>
          <w:rFonts w:ascii="Times New Roman" w:hAnsi="Times New Roman" w:cs="Times New Roman"/>
          <w:lang w:val="en-US"/>
        </w:rPr>
        <w:t xml:space="preserve">Link demo: </w:t>
      </w:r>
      <w:hyperlink r:id="rId59" w:history="1">
        <w:r w:rsidRPr="004F23A6">
          <w:rPr>
            <w:rStyle w:val="Hyperlink"/>
            <w:rFonts w:ascii="Times New Roman" w:hAnsi="Times New Roman" w:cs="Times New Roman"/>
            <w:lang w:val="en-US"/>
          </w:rPr>
          <w:t>DEMO</w:t>
        </w:r>
      </w:hyperlink>
    </w:p>
    <w:p w14:paraId="791D83FA" w14:textId="77777777" w:rsidR="00EB21EA" w:rsidRPr="00F04789" w:rsidRDefault="00EB21EA" w:rsidP="00EB21EA">
      <w:pPr>
        <w:spacing w:after="0" w:line="240" w:lineRule="auto"/>
        <w:rPr>
          <w:rFonts w:ascii="Times New Roman" w:eastAsia="Times New Roman" w:hAnsi="Times New Roman" w:cs="Times New Roman"/>
          <w:color w:val="000000"/>
          <w:sz w:val="27"/>
          <w:szCs w:val="27"/>
          <w:lang w:val="en-US"/>
        </w:rPr>
      </w:pPr>
    </w:p>
    <w:p w14:paraId="2A79DD45" w14:textId="77777777" w:rsidR="00EB21EA" w:rsidRPr="00F04789" w:rsidRDefault="00EB21EA" w:rsidP="00EB21EA">
      <w:pPr>
        <w:spacing w:before="100" w:beforeAutospacing="1" w:after="100" w:afterAutospacing="1" w:line="240" w:lineRule="auto"/>
        <w:rPr>
          <w:rFonts w:ascii="Times New Roman" w:eastAsia="Times New Roman" w:hAnsi="Times New Roman" w:cs="Times New Roman"/>
          <w:color w:val="000000"/>
          <w:sz w:val="27"/>
          <w:szCs w:val="27"/>
          <w:lang w:val="en-US"/>
        </w:rPr>
      </w:pPr>
      <w:r w:rsidRPr="00F04789">
        <w:rPr>
          <w:rFonts w:ascii="Times New Roman" w:eastAsia="Times New Roman" w:hAnsi="Times New Roman" w:cs="Times New Roman"/>
          <w:color w:val="000000"/>
          <w:sz w:val="27"/>
          <w:szCs w:val="27"/>
          <w:lang w:val="en-US"/>
        </w:rPr>
        <w:lastRenderedPageBreak/>
        <w:t>‌</w:t>
      </w:r>
    </w:p>
    <w:p w14:paraId="3D942544" w14:textId="202A599D" w:rsidR="00B85DC1" w:rsidRPr="00F04789" w:rsidRDefault="00B85DC1" w:rsidP="00EB21EA">
      <w:pPr>
        <w:spacing w:before="100" w:beforeAutospacing="1" w:after="100" w:afterAutospacing="1" w:line="240" w:lineRule="auto"/>
        <w:rPr>
          <w:rFonts w:ascii="Times New Roman" w:eastAsia="Times New Roman" w:hAnsi="Times New Roman" w:cs="Times New Roman"/>
          <w:color w:val="000000"/>
          <w:sz w:val="27"/>
          <w:szCs w:val="27"/>
          <w:lang w:val="en-US"/>
        </w:rPr>
      </w:pPr>
    </w:p>
    <w:p w14:paraId="48E2EDF0" w14:textId="77777777" w:rsidR="00B85DC1" w:rsidRPr="00F04789" w:rsidRDefault="00B85DC1" w:rsidP="00B85DC1">
      <w:pPr>
        <w:pStyle w:val="NormalWeb"/>
        <w:spacing w:before="0" w:beforeAutospacing="0" w:after="0" w:afterAutospacing="0" w:line="480" w:lineRule="auto"/>
        <w:ind w:left="720" w:hanging="720"/>
        <w:rPr>
          <w:sz w:val="26"/>
          <w:szCs w:val="26"/>
        </w:rPr>
      </w:pPr>
    </w:p>
    <w:p w14:paraId="51865970" w14:textId="77777777" w:rsidR="00456905" w:rsidRPr="00F04789" w:rsidRDefault="00456905" w:rsidP="00B85DC1">
      <w:pPr>
        <w:rPr>
          <w:rFonts w:ascii="Times New Roman" w:hAnsi="Times New Roman" w:cs="Times New Roman"/>
          <w:b/>
          <w:bCs/>
          <w:lang w:val="en-US"/>
        </w:rPr>
      </w:pPr>
    </w:p>
    <w:p w14:paraId="5EDF24DE" w14:textId="228D5AF7" w:rsidR="00364112" w:rsidRPr="00F04789" w:rsidRDefault="00364112" w:rsidP="00AB193B">
      <w:pPr>
        <w:tabs>
          <w:tab w:val="left" w:pos="3156"/>
        </w:tabs>
        <w:jc w:val="center"/>
        <w:rPr>
          <w:rFonts w:ascii="Times New Roman" w:hAnsi="Times New Roman" w:cs="Times New Roman"/>
          <w:lang w:val="en-US"/>
        </w:rPr>
        <w:sectPr w:rsidR="00364112" w:rsidRPr="00F04789" w:rsidSect="00745672">
          <w:footerReference w:type="default" r:id="rId60"/>
          <w:pgSz w:w="11906" w:h="16838"/>
          <w:pgMar w:top="1701" w:right="1134" w:bottom="1985" w:left="1985" w:header="708" w:footer="708" w:gutter="0"/>
          <w:pgNumType w:start="1"/>
          <w:cols w:space="708"/>
          <w:docGrid w:linePitch="360"/>
        </w:sectPr>
      </w:pPr>
    </w:p>
    <w:bookmarkEnd w:id="85"/>
    <w:bookmarkEnd w:id="86"/>
    <w:p w14:paraId="2EA1F218" w14:textId="693EDA0B" w:rsidR="00B520EA" w:rsidRPr="00F04789" w:rsidRDefault="00B520EA" w:rsidP="00294E1F">
      <w:pPr>
        <w:rPr>
          <w:rFonts w:ascii="Times New Roman" w:hAnsi="Times New Roman" w:cs="Times New Roman"/>
          <w:szCs w:val="26"/>
          <w:lang w:val="en-US"/>
        </w:rPr>
      </w:pPr>
    </w:p>
    <w:sectPr w:rsidR="00B520EA" w:rsidRPr="00F04789"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C89696" w14:textId="77777777" w:rsidR="00DB41E3" w:rsidRDefault="00DB41E3" w:rsidP="00C05CE5">
      <w:pPr>
        <w:spacing w:after="0" w:line="240" w:lineRule="auto"/>
      </w:pPr>
      <w:r>
        <w:separator/>
      </w:r>
    </w:p>
  </w:endnote>
  <w:endnote w:type="continuationSeparator" w:id="0">
    <w:p w14:paraId="6D7251C4" w14:textId="77777777" w:rsidR="00DB41E3" w:rsidRDefault="00DB41E3"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1979605"/>
      <w:docPartObj>
        <w:docPartGallery w:val="Page Numbers (Bottom of Page)"/>
        <w:docPartUnique/>
      </w:docPartObj>
    </w:sdtPr>
    <w:sdtEndPr>
      <w:rPr>
        <w:noProof/>
      </w:rPr>
    </w:sdtEndPr>
    <w:sdtContent>
      <w:p w14:paraId="667A6629" w14:textId="77777777" w:rsidR="00C05CE5" w:rsidRDefault="001C4790" w:rsidP="00C05CE5">
        <w:pPr>
          <w:pStyle w:val="Footer"/>
          <w:pBdr>
            <w:top w:val="double" w:sz="4" w:space="1" w:color="auto"/>
          </w:pBdr>
          <w:jc w:val="center"/>
        </w:pPr>
        <w:r>
          <w:fldChar w:fldCharType="begin"/>
        </w:r>
        <w:r w:rsidR="00C05CE5">
          <w:instrText xml:space="preserve"> PAGE   \* MERGEFORMAT </w:instrText>
        </w:r>
        <w:r>
          <w:fldChar w:fldCharType="separate"/>
        </w:r>
        <w:r w:rsidR="008A1280">
          <w:rPr>
            <w:noProof/>
          </w:rPr>
          <w:t>5</w:t>
        </w:r>
        <w:r>
          <w:rPr>
            <w:noProof/>
          </w:rPr>
          <w:fldChar w:fldCharType="end"/>
        </w:r>
      </w:p>
    </w:sdtContent>
  </w:sdt>
  <w:p w14:paraId="00AE1355" w14:textId="77777777"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50A2FE" w14:textId="77777777" w:rsidR="00DB41E3" w:rsidRDefault="00DB41E3" w:rsidP="00C05CE5">
      <w:pPr>
        <w:spacing w:after="0" w:line="240" w:lineRule="auto"/>
      </w:pPr>
      <w:r>
        <w:separator/>
      </w:r>
    </w:p>
  </w:footnote>
  <w:footnote w:type="continuationSeparator" w:id="0">
    <w:p w14:paraId="493A448C" w14:textId="77777777" w:rsidR="00DB41E3" w:rsidRDefault="00DB41E3"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A3512"/>
    <w:multiLevelType w:val="hybridMultilevel"/>
    <w:tmpl w:val="EAEC028C"/>
    <w:lvl w:ilvl="0" w:tplc="DC1A6272">
      <w:numFmt w:val="bullet"/>
      <w:lvlText w:val="-"/>
      <w:lvlJc w:val="left"/>
      <w:pPr>
        <w:ind w:left="720" w:hanging="360"/>
      </w:pPr>
      <w:rPr>
        <w:rFonts w:ascii="Arial" w:eastAsia="Times New Roman"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086702"/>
    <w:multiLevelType w:val="multilevel"/>
    <w:tmpl w:val="67546C7E"/>
    <w:lvl w:ilvl="0">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071FA"/>
    <w:multiLevelType w:val="hybridMultilevel"/>
    <w:tmpl w:val="DF6606BC"/>
    <w:lvl w:ilvl="0" w:tplc="DC1A6272">
      <w:numFmt w:val="bullet"/>
      <w:lvlText w:val="-"/>
      <w:lvlJc w:val="left"/>
      <w:pPr>
        <w:ind w:left="720" w:hanging="360"/>
      </w:pPr>
      <w:rPr>
        <w:rFonts w:ascii="Arial" w:eastAsia="Times New Roman"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6536A2"/>
    <w:multiLevelType w:val="hybridMultilevel"/>
    <w:tmpl w:val="6F7EB56C"/>
    <w:lvl w:ilvl="0" w:tplc="DC1A6272">
      <w:numFmt w:val="bullet"/>
      <w:lvlText w:val="-"/>
      <w:lvlJc w:val="left"/>
      <w:pPr>
        <w:ind w:left="720" w:hanging="360"/>
      </w:pPr>
      <w:rPr>
        <w:rFonts w:ascii="Arial" w:eastAsia="Times New Roman"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60102F6"/>
    <w:multiLevelType w:val="multilevel"/>
    <w:tmpl w:val="4E1CDEB8"/>
    <w:lvl w:ilvl="0">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54254"/>
    <w:multiLevelType w:val="hybridMultilevel"/>
    <w:tmpl w:val="B1CC7AF8"/>
    <w:lvl w:ilvl="0" w:tplc="DC1A627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327E7"/>
    <w:multiLevelType w:val="multilevel"/>
    <w:tmpl w:val="C9AAF8EC"/>
    <w:lvl w:ilvl="0">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4280E"/>
    <w:multiLevelType w:val="hybridMultilevel"/>
    <w:tmpl w:val="9604A002"/>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27B92D13"/>
    <w:multiLevelType w:val="hybridMultilevel"/>
    <w:tmpl w:val="E5604D9E"/>
    <w:lvl w:ilvl="0" w:tplc="DC1A627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816C10"/>
    <w:multiLevelType w:val="multilevel"/>
    <w:tmpl w:val="FFE6E858"/>
    <w:lvl w:ilvl="0">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C93E77"/>
    <w:multiLevelType w:val="multilevel"/>
    <w:tmpl w:val="F236B01A"/>
    <w:lvl w:ilvl="0">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C3371F"/>
    <w:multiLevelType w:val="hybridMultilevel"/>
    <w:tmpl w:val="F24CD004"/>
    <w:lvl w:ilvl="0" w:tplc="DC1A6272">
      <w:numFmt w:val="bullet"/>
      <w:lvlText w:val="-"/>
      <w:lvlJc w:val="left"/>
      <w:pPr>
        <w:ind w:left="720" w:hanging="360"/>
      </w:pPr>
      <w:rPr>
        <w:rFonts w:ascii="Arial" w:eastAsia="Times New Roman"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5866472"/>
    <w:multiLevelType w:val="hybridMultilevel"/>
    <w:tmpl w:val="716E0AC6"/>
    <w:lvl w:ilvl="0" w:tplc="DC1A627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CD4A27"/>
    <w:multiLevelType w:val="hybridMultilevel"/>
    <w:tmpl w:val="DEEA767A"/>
    <w:lvl w:ilvl="0" w:tplc="DC1A627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4F0591"/>
    <w:multiLevelType w:val="hybridMultilevel"/>
    <w:tmpl w:val="A89E2C8E"/>
    <w:lvl w:ilvl="0" w:tplc="DC1A6272">
      <w:numFmt w:val="bullet"/>
      <w:lvlText w:val="-"/>
      <w:lvlJc w:val="left"/>
      <w:pPr>
        <w:ind w:left="720" w:hanging="360"/>
      </w:pPr>
      <w:rPr>
        <w:rFonts w:ascii="Arial" w:eastAsia="Times New Roman"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FF11359"/>
    <w:multiLevelType w:val="multilevel"/>
    <w:tmpl w:val="49A48CB2"/>
    <w:lvl w:ilvl="0">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E56A8C"/>
    <w:multiLevelType w:val="hybridMultilevel"/>
    <w:tmpl w:val="7AD852B8"/>
    <w:lvl w:ilvl="0" w:tplc="DC1A6272">
      <w:numFmt w:val="bullet"/>
      <w:lvlText w:val="-"/>
      <w:lvlJc w:val="left"/>
      <w:pPr>
        <w:ind w:left="720" w:hanging="360"/>
      </w:pPr>
      <w:rPr>
        <w:rFonts w:ascii="Arial" w:eastAsia="Times New Roman"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7872F8D"/>
    <w:multiLevelType w:val="multilevel"/>
    <w:tmpl w:val="7BA29350"/>
    <w:lvl w:ilvl="0">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F3599F"/>
    <w:multiLevelType w:val="hybridMultilevel"/>
    <w:tmpl w:val="736203DA"/>
    <w:lvl w:ilvl="0" w:tplc="DC1A6272">
      <w:numFmt w:val="bullet"/>
      <w:lvlText w:val="-"/>
      <w:lvlJc w:val="left"/>
      <w:pPr>
        <w:ind w:left="720" w:hanging="360"/>
      </w:pPr>
      <w:rPr>
        <w:rFonts w:ascii="Arial" w:eastAsia="Times New Roman"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EE257EE"/>
    <w:multiLevelType w:val="hybridMultilevel"/>
    <w:tmpl w:val="3B7C8DEE"/>
    <w:lvl w:ilvl="0" w:tplc="DC1A627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FE93E58"/>
    <w:multiLevelType w:val="hybridMultilevel"/>
    <w:tmpl w:val="06DA5DF4"/>
    <w:lvl w:ilvl="0" w:tplc="DC1A627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795974"/>
    <w:multiLevelType w:val="hybridMultilevel"/>
    <w:tmpl w:val="EE2835A6"/>
    <w:lvl w:ilvl="0" w:tplc="DC1A627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28575A"/>
    <w:multiLevelType w:val="multilevel"/>
    <w:tmpl w:val="09B0F11C"/>
    <w:lvl w:ilvl="0">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755FE3"/>
    <w:multiLevelType w:val="multilevel"/>
    <w:tmpl w:val="1030625C"/>
    <w:lvl w:ilvl="0">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A44F53"/>
    <w:multiLevelType w:val="hybridMultilevel"/>
    <w:tmpl w:val="AC326A46"/>
    <w:lvl w:ilvl="0" w:tplc="DC1A627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562DBF"/>
    <w:multiLevelType w:val="hybridMultilevel"/>
    <w:tmpl w:val="69F42D50"/>
    <w:lvl w:ilvl="0" w:tplc="DC1A6272">
      <w:numFmt w:val="bullet"/>
      <w:lvlText w:val="-"/>
      <w:lvlJc w:val="left"/>
      <w:pPr>
        <w:ind w:left="720" w:hanging="360"/>
      </w:pPr>
      <w:rPr>
        <w:rFonts w:ascii="Arial" w:eastAsia="Times New Roman"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70B4021"/>
    <w:multiLevelType w:val="hybridMultilevel"/>
    <w:tmpl w:val="C598F8BA"/>
    <w:lvl w:ilvl="0" w:tplc="DC1A627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526C1B"/>
    <w:multiLevelType w:val="hybridMultilevel"/>
    <w:tmpl w:val="5F409178"/>
    <w:lvl w:ilvl="0" w:tplc="DC1A6272">
      <w:numFmt w:val="bullet"/>
      <w:lvlText w:val="-"/>
      <w:lvlJc w:val="left"/>
      <w:pPr>
        <w:ind w:left="720" w:hanging="360"/>
      </w:pPr>
      <w:rPr>
        <w:rFonts w:ascii="Arial" w:eastAsia="Times New Roman"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A96179C"/>
    <w:multiLevelType w:val="hybridMultilevel"/>
    <w:tmpl w:val="C2E43B76"/>
    <w:lvl w:ilvl="0" w:tplc="DC1A627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2386253">
    <w:abstractNumId w:val="20"/>
  </w:num>
  <w:num w:numId="2" w16cid:durableId="1697653624">
    <w:abstractNumId w:val="2"/>
  </w:num>
  <w:num w:numId="3" w16cid:durableId="751512099">
    <w:abstractNumId w:val="26"/>
  </w:num>
  <w:num w:numId="4" w16cid:durableId="33769664">
    <w:abstractNumId w:val="17"/>
  </w:num>
  <w:num w:numId="5" w16cid:durableId="1018047149">
    <w:abstractNumId w:val="22"/>
  </w:num>
  <w:num w:numId="6" w16cid:durableId="1567452019">
    <w:abstractNumId w:val="11"/>
  </w:num>
  <w:num w:numId="7" w16cid:durableId="1117915222">
    <w:abstractNumId w:val="29"/>
  </w:num>
  <w:num w:numId="8" w16cid:durableId="874000300">
    <w:abstractNumId w:val="8"/>
  </w:num>
  <w:num w:numId="9" w16cid:durableId="2124617995">
    <w:abstractNumId w:val="27"/>
  </w:num>
  <w:num w:numId="10" w16cid:durableId="94056252">
    <w:abstractNumId w:val="19"/>
  </w:num>
  <w:num w:numId="11" w16cid:durableId="843864267">
    <w:abstractNumId w:val="7"/>
  </w:num>
  <w:num w:numId="12" w16cid:durableId="371076968">
    <w:abstractNumId w:val="25"/>
  </w:num>
  <w:num w:numId="13" w16cid:durableId="1894150941">
    <w:abstractNumId w:val="21"/>
  </w:num>
  <w:num w:numId="14" w16cid:durableId="1202791262">
    <w:abstractNumId w:val="5"/>
  </w:num>
  <w:num w:numId="15" w16cid:durableId="168446655">
    <w:abstractNumId w:val="12"/>
  </w:num>
  <w:num w:numId="16" w16cid:durableId="2002539877">
    <w:abstractNumId w:val="18"/>
  </w:num>
  <w:num w:numId="17" w16cid:durableId="1087729237">
    <w:abstractNumId w:val="0"/>
  </w:num>
  <w:num w:numId="18" w16cid:durableId="1768380665">
    <w:abstractNumId w:val="23"/>
  </w:num>
  <w:num w:numId="19" w16cid:durableId="1005127403">
    <w:abstractNumId w:val="4"/>
  </w:num>
  <w:num w:numId="20" w16cid:durableId="2139101453">
    <w:abstractNumId w:val="1"/>
  </w:num>
  <w:num w:numId="21" w16cid:durableId="498622181">
    <w:abstractNumId w:val="28"/>
  </w:num>
  <w:num w:numId="22" w16cid:durableId="86004129">
    <w:abstractNumId w:val="6"/>
  </w:num>
  <w:num w:numId="23" w16cid:durableId="1026906883">
    <w:abstractNumId w:val="14"/>
  </w:num>
  <w:num w:numId="24" w16cid:durableId="1833526432">
    <w:abstractNumId w:val="15"/>
  </w:num>
  <w:num w:numId="25" w16cid:durableId="1195145622">
    <w:abstractNumId w:val="16"/>
  </w:num>
  <w:num w:numId="26" w16cid:durableId="1828590856">
    <w:abstractNumId w:val="9"/>
  </w:num>
  <w:num w:numId="27" w16cid:durableId="402411089">
    <w:abstractNumId w:val="3"/>
  </w:num>
  <w:num w:numId="28" w16cid:durableId="759378329">
    <w:abstractNumId w:val="10"/>
  </w:num>
  <w:num w:numId="29" w16cid:durableId="1378316191">
    <w:abstractNumId w:val="24"/>
  </w:num>
  <w:num w:numId="30" w16cid:durableId="2067953566">
    <w:abstractNumId w:val="13"/>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ê Thị Trúc Phương">
    <w15:presenceInfo w15:providerId="None" w15:userId="Lê Thị Trúc Phươ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revisionView w:insDel="0" w:formatting="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36DBE"/>
    <w:rsid w:val="0004606D"/>
    <w:rsid w:val="0005475D"/>
    <w:rsid w:val="00063A24"/>
    <w:rsid w:val="00083FF6"/>
    <w:rsid w:val="00092675"/>
    <w:rsid w:val="00092DEF"/>
    <w:rsid w:val="00093526"/>
    <w:rsid w:val="000B4088"/>
    <w:rsid w:val="000C694D"/>
    <w:rsid w:val="000D1BA3"/>
    <w:rsid w:val="000E1AE6"/>
    <w:rsid w:val="000E5EFB"/>
    <w:rsid w:val="000F0798"/>
    <w:rsid w:val="00111173"/>
    <w:rsid w:val="001265CD"/>
    <w:rsid w:val="00126A4E"/>
    <w:rsid w:val="00143859"/>
    <w:rsid w:val="00166428"/>
    <w:rsid w:val="00175606"/>
    <w:rsid w:val="0017673B"/>
    <w:rsid w:val="00184522"/>
    <w:rsid w:val="00191717"/>
    <w:rsid w:val="00191FE2"/>
    <w:rsid w:val="001B684A"/>
    <w:rsid w:val="001C265D"/>
    <w:rsid w:val="001C4790"/>
    <w:rsid w:val="001F247C"/>
    <w:rsid w:val="001F7810"/>
    <w:rsid w:val="002219BF"/>
    <w:rsid w:val="00261B8F"/>
    <w:rsid w:val="002713FF"/>
    <w:rsid w:val="0027525A"/>
    <w:rsid w:val="00276271"/>
    <w:rsid w:val="002833B6"/>
    <w:rsid w:val="00284413"/>
    <w:rsid w:val="00294E1F"/>
    <w:rsid w:val="002A7A85"/>
    <w:rsid w:val="002B4594"/>
    <w:rsid w:val="002B6D31"/>
    <w:rsid w:val="002B73F5"/>
    <w:rsid w:val="002C4C76"/>
    <w:rsid w:val="002D346E"/>
    <w:rsid w:val="002E3735"/>
    <w:rsid w:val="002E7D8F"/>
    <w:rsid w:val="002F67A3"/>
    <w:rsid w:val="00301ABE"/>
    <w:rsid w:val="00323523"/>
    <w:rsid w:val="00334782"/>
    <w:rsid w:val="00337D2D"/>
    <w:rsid w:val="00345B44"/>
    <w:rsid w:val="00364112"/>
    <w:rsid w:val="0036420F"/>
    <w:rsid w:val="00415F58"/>
    <w:rsid w:val="00425980"/>
    <w:rsid w:val="004313FE"/>
    <w:rsid w:val="0044300E"/>
    <w:rsid w:val="00443C88"/>
    <w:rsid w:val="0045053A"/>
    <w:rsid w:val="00456905"/>
    <w:rsid w:val="00467D38"/>
    <w:rsid w:val="0047569A"/>
    <w:rsid w:val="00481823"/>
    <w:rsid w:val="004B01EA"/>
    <w:rsid w:val="004C2FEA"/>
    <w:rsid w:val="004D4300"/>
    <w:rsid w:val="004E7C5B"/>
    <w:rsid w:val="004F23A6"/>
    <w:rsid w:val="004F2F4C"/>
    <w:rsid w:val="0050039E"/>
    <w:rsid w:val="00502D78"/>
    <w:rsid w:val="00503F0E"/>
    <w:rsid w:val="00533C79"/>
    <w:rsid w:val="0055075D"/>
    <w:rsid w:val="00557033"/>
    <w:rsid w:val="00572585"/>
    <w:rsid w:val="00577017"/>
    <w:rsid w:val="005840DA"/>
    <w:rsid w:val="00586C32"/>
    <w:rsid w:val="00590CD8"/>
    <w:rsid w:val="005A258E"/>
    <w:rsid w:val="005B5168"/>
    <w:rsid w:val="005D7BC1"/>
    <w:rsid w:val="005E05D2"/>
    <w:rsid w:val="005F32B8"/>
    <w:rsid w:val="00610877"/>
    <w:rsid w:val="006116C2"/>
    <w:rsid w:val="00614595"/>
    <w:rsid w:val="00624BFD"/>
    <w:rsid w:val="00627E75"/>
    <w:rsid w:val="00645AE9"/>
    <w:rsid w:val="00654EA6"/>
    <w:rsid w:val="00694450"/>
    <w:rsid w:val="006C0EDF"/>
    <w:rsid w:val="006C7C5D"/>
    <w:rsid w:val="00714640"/>
    <w:rsid w:val="00745672"/>
    <w:rsid w:val="00753B00"/>
    <w:rsid w:val="00764D11"/>
    <w:rsid w:val="007916CC"/>
    <w:rsid w:val="007A7953"/>
    <w:rsid w:val="007B1634"/>
    <w:rsid w:val="007B4EA6"/>
    <w:rsid w:val="007E16A3"/>
    <w:rsid w:val="007F3071"/>
    <w:rsid w:val="007F4B40"/>
    <w:rsid w:val="007F7A70"/>
    <w:rsid w:val="00851CA8"/>
    <w:rsid w:val="00854915"/>
    <w:rsid w:val="00861BAE"/>
    <w:rsid w:val="0087522C"/>
    <w:rsid w:val="008A1280"/>
    <w:rsid w:val="008A3738"/>
    <w:rsid w:val="008F7660"/>
    <w:rsid w:val="0090063D"/>
    <w:rsid w:val="00910F79"/>
    <w:rsid w:val="00922EBF"/>
    <w:rsid w:val="009258E1"/>
    <w:rsid w:val="009424D5"/>
    <w:rsid w:val="00956F2D"/>
    <w:rsid w:val="00961362"/>
    <w:rsid w:val="00975AC8"/>
    <w:rsid w:val="009778A8"/>
    <w:rsid w:val="009B6947"/>
    <w:rsid w:val="009D427A"/>
    <w:rsid w:val="009D7A32"/>
    <w:rsid w:val="009E6DFD"/>
    <w:rsid w:val="009F68DF"/>
    <w:rsid w:val="00A05023"/>
    <w:rsid w:val="00A1090C"/>
    <w:rsid w:val="00A1168A"/>
    <w:rsid w:val="00A22BB9"/>
    <w:rsid w:val="00A2678B"/>
    <w:rsid w:val="00A46117"/>
    <w:rsid w:val="00A47DFF"/>
    <w:rsid w:val="00A5343C"/>
    <w:rsid w:val="00A6120A"/>
    <w:rsid w:val="00A675C1"/>
    <w:rsid w:val="00A7092C"/>
    <w:rsid w:val="00A75388"/>
    <w:rsid w:val="00AB193B"/>
    <w:rsid w:val="00AB268B"/>
    <w:rsid w:val="00AF338D"/>
    <w:rsid w:val="00AF346E"/>
    <w:rsid w:val="00B15700"/>
    <w:rsid w:val="00B30F34"/>
    <w:rsid w:val="00B33DC2"/>
    <w:rsid w:val="00B41B44"/>
    <w:rsid w:val="00B4786E"/>
    <w:rsid w:val="00B520EA"/>
    <w:rsid w:val="00B6160E"/>
    <w:rsid w:val="00B722C0"/>
    <w:rsid w:val="00B85DC1"/>
    <w:rsid w:val="00B9258D"/>
    <w:rsid w:val="00BC00F3"/>
    <w:rsid w:val="00BE161C"/>
    <w:rsid w:val="00BF6EB7"/>
    <w:rsid w:val="00C05CE5"/>
    <w:rsid w:val="00C12B89"/>
    <w:rsid w:val="00C54736"/>
    <w:rsid w:val="00C55410"/>
    <w:rsid w:val="00C62208"/>
    <w:rsid w:val="00C729CA"/>
    <w:rsid w:val="00C747D5"/>
    <w:rsid w:val="00C91C99"/>
    <w:rsid w:val="00C97311"/>
    <w:rsid w:val="00CD1F86"/>
    <w:rsid w:val="00CE364A"/>
    <w:rsid w:val="00CF15B6"/>
    <w:rsid w:val="00CF1C7F"/>
    <w:rsid w:val="00CF2343"/>
    <w:rsid w:val="00CF53A2"/>
    <w:rsid w:val="00D04657"/>
    <w:rsid w:val="00D14F55"/>
    <w:rsid w:val="00D26DA5"/>
    <w:rsid w:val="00D52CAD"/>
    <w:rsid w:val="00D53AAF"/>
    <w:rsid w:val="00D64B35"/>
    <w:rsid w:val="00D7538F"/>
    <w:rsid w:val="00D8251D"/>
    <w:rsid w:val="00DB41E3"/>
    <w:rsid w:val="00DC43AC"/>
    <w:rsid w:val="00DC699B"/>
    <w:rsid w:val="00DE112C"/>
    <w:rsid w:val="00E041B3"/>
    <w:rsid w:val="00E11002"/>
    <w:rsid w:val="00E2060F"/>
    <w:rsid w:val="00E32090"/>
    <w:rsid w:val="00E32DE2"/>
    <w:rsid w:val="00E42AFC"/>
    <w:rsid w:val="00E85CA0"/>
    <w:rsid w:val="00E85E5E"/>
    <w:rsid w:val="00E95218"/>
    <w:rsid w:val="00E96E87"/>
    <w:rsid w:val="00EB21EA"/>
    <w:rsid w:val="00EB52C3"/>
    <w:rsid w:val="00EB7951"/>
    <w:rsid w:val="00EC2D8E"/>
    <w:rsid w:val="00EE1DFC"/>
    <w:rsid w:val="00EE611E"/>
    <w:rsid w:val="00EF0652"/>
    <w:rsid w:val="00F02F47"/>
    <w:rsid w:val="00F04789"/>
    <w:rsid w:val="00F11E6A"/>
    <w:rsid w:val="00F12062"/>
    <w:rsid w:val="00F16C09"/>
    <w:rsid w:val="00F2590E"/>
    <w:rsid w:val="00F300BB"/>
    <w:rsid w:val="00F70D82"/>
    <w:rsid w:val="00F7597C"/>
    <w:rsid w:val="00F77DE2"/>
    <w:rsid w:val="00F8180C"/>
    <w:rsid w:val="00F8256B"/>
    <w:rsid w:val="00FB5442"/>
    <w:rsid w:val="00FB6EE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0F9CD8"/>
  <w15:docId w15:val="{97F8804F-E5E2-4606-B21B-71AE6F505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415F58"/>
    <w:pPr>
      <w:keepNext/>
      <w:keepLines/>
      <w:numPr>
        <w:ilvl w:val="1"/>
        <w:numId w:val="1"/>
      </w:numPr>
      <w:spacing w:before="200"/>
      <w:ind w:left="567" w:hanging="567"/>
      <w:outlineLvl w:val="1"/>
    </w:pPr>
    <w:rPr>
      <w:rFonts w:ascii="Times New Roman" w:eastAsiaTheme="majorEastAsia" w:hAnsi="Times New Roman" w:cstheme="majorBidi"/>
      <w:b/>
      <w:bCs/>
      <w:szCs w:val="26"/>
    </w:rPr>
  </w:style>
  <w:style w:type="paragraph" w:styleId="Heading3">
    <w:name w:val="heading 3"/>
    <w:basedOn w:val="Normal"/>
    <w:next w:val="Normal"/>
    <w:link w:val="Heading3Char"/>
    <w:uiPriority w:val="9"/>
    <w:unhideWhenUsed/>
    <w:qFormat/>
    <w:rsid w:val="00415F58"/>
    <w:pPr>
      <w:keepNext/>
      <w:keepLines/>
      <w:numPr>
        <w:ilvl w:val="2"/>
        <w:numId w:val="1"/>
      </w:numPr>
      <w:spacing w:before="120"/>
      <w:ind w:left="1078" w:hanging="851"/>
      <w:outlineLvl w:val="2"/>
    </w:pPr>
    <w:rPr>
      <w:rFonts w:ascii="Times New Roman" w:eastAsiaTheme="majorEastAsia" w:hAnsi="Times New Roman"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415F58"/>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415F58"/>
    <w:rPr>
      <w:rFonts w:ascii="Times New Roman" w:eastAsiaTheme="majorEastAsia" w:hAnsi="Times New Roman"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E42AFC"/>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Revision">
    <w:name w:val="Revision"/>
    <w:hidden/>
    <w:uiPriority w:val="99"/>
    <w:semiHidden/>
    <w:rsid w:val="00714640"/>
    <w:pPr>
      <w:spacing w:after="0" w:line="240" w:lineRule="auto"/>
    </w:pPr>
    <w:rPr>
      <w:rFonts w:asciiTheme="majorHAnsi" w:hAnsiTheme="majorHAnsi"/>
      <w:sz w:val="26"/>
    </w:rPr>
  </w:style>
  <w:style w:type="paragraph" w:styleId="NormalWeb">
    <w:name w:val="Normal (Web)"/>
    <w:basedOn w:val="Normal"/>
    <w:uiPriority w:val="99"/>
    <w:semiHidden/>
    <w:unhideWhenUsed/>
    <w:rsid w:val="00F7597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F7597C"/>
    <w:rPr>
      <w:b/>
      <w:bCs/>
    </w:rPr>
  </w:style>
  <w:style w:type="character" w:customStyle="1" w:styleId="apple-tab-span">
    <w:name w:val="apple-tab-span"/>
    <w:basedOn w:val="DefaultParagraphFont"/>
    <w:rsid w:val="00443C88"/>
  </w:style>
  <w:style w:type="paragraph" w:styleId="TOCHeading">
    <w:name w:val="TOC Heading"/>
    <w:basedOn w:val="Heading1"/>
    <w:next w:val="Normal"/>
    <w:uiPriority w:val="39"/>
    <w:unhideWhenUsed/>
    <w:qFormat/>
    <w:rsid w:val="00B4786E"/>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styleId="UnresolvedMention">
    <w:name w:val="Unresolved Mention"/>
    <w:basedOn w:val="DefaultParagraphFont"/>
    <w:uiPriority w:val="99"/>
    <w:semiHidden/>
    <w:unhideWhenUsed/>
    <w:rsid w:val="00A6120A"/>
    <w:rPr>
      <w:color w:val="605E5C"/>
      <w:shd w:val="clear" w:color="auto" w:fill="E1DFDD"/>
    </w:rPr>
  </w:style>
  <w:style w:type="character" w:styleId="FollowedHyperlink">
    <w:name w:val="FollowedHyperlink"/>
    <w:basedOn w:val="DefaultParagraphFont"/>
    <w:uiPriority w:val="99"/>
    <w:semiHidden/>
    <w:unhideWhenUsed/>
    <w:rsid w:val="00694450"/>
    <w:rPr>
      <w:color w:val="800080" w:themeColor="followedHyperlink"/>
      <w:u w:val="single"/>
    </w:rPr>
  </w:style>
  <w:style w:type="character" w:customStyle="1" w:styleId="url">
    <w:name w:val="url"/>
    <w:basedOn w:val="DefaultParagraphFont"/>
    <w:rsid w:val="00B85DC1"/>
  </w:style>
  <w:style w:type="character" w:styleId="IntenseEmphasis">
    <w:name w:val="Intense Emphasis"/>
    <w:basedOn w:val="DefaultParagraphFont"/>
    <w:uiPriority w:val="21"/>
    <w:qFormat/>
    <w:rsid w:val="00EB21EA"/>
    <w:rPr>
      <w:i/>
      <w:iCs/>
      <w:color w:val="4F81BD" w:themeColor="accent1"/>
    </w:rPr>
  </w:style>
  <w:style w:type="paragraph" w:styleId="Quote">
    <w:name w:val="Quote"/>
    <w:basedOn w:val="Normal"/>
    <w:next w:val="Normal"/>
    <w:link w:val="QuoteChar"/>
    <w:uiPriority w:val="29"/>
    <w:qFormat/>
    <w:rsid w:val="00EB21E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B21EA"/>
    <w:rPr>
      <w:rFonts w:asciiTheme="majorHAnsi" w:hAnsiTheme="majorHAnsi"/>
      <w:i/>
      <w:iCs/>
      <w:color w:val="404040" w:themeColor="text1" w:themeTint="BF"/>
      <w:sz w:val="26"/>
    </w:rPr>
  </w:style>
  <w:style w:type="paragraph" w:styleId="Subtitle">
    <w:name w:val="Subtitle"/>
    <w:basedOn w:val="Normal"/>
    <w:next w:val="Normal"/>
    <w:link w:val="SubtitleChar"/>
    <w:uiPriority w:val="11"/>
    <w:qFormat/>
    <w:rsid w:val="004E7C5B"/>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4E7C5B"/>
    <w:rPr>
      <w:rFonts w:eastAsiaTheme="minorEastAsia"/>
      <w:color w:val="5A5A5A" w:themeColor="text1" w:themeTint="A5"/>
      <w:spacing w:val="15"/>
    </w:rPr>
  </w:style>
  <w:style w:type="character" w:styleId="SubtleEmphasis">
    <w:name w:val="Subtle Emphasis"/>
    <w:basedOn w:val="DefaultParagraphFont"/>
    <w:uiPriority w:val="19"/>
    <w:qFormat/>
    <w:rsid w:val="004E7C5B"/>
    <w:rPr>
      <w:i/>
      <w:iCs/>
      <w:color w:val="404040" w:themeColor="text1" w:themeTint="BF"/>
    </w:rPr>
  </w:style>
  <w:style w:type="character" w:styleId="Emphasis">
    <w:name w:val="Emphasis"/>
    <w:basedOn w:val="DefaultParagraphFont"/>
    <w:uiPriority w:val="20"/>
    <w:qFormat/>
    <w:rsid w:val="004E7C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768117">
      <w:bodyDiv w:val="1"/>
      <w:marLeft w:val="0"/>
      <w:marRight w:val="0"/>
      <w:marTop w:val="0"/>
      <w:marBottom w:val="0"/>
      <w:divBdr>
        <w:top w:val="none" w:sz="0" w:space="0" w:color="auto"/>
        <w:left w:val="none" w:sz="0" w:space="0" w:color="auto"/>
        <w:bottom w:val="none" w:sz="0" w:space="0" w:color="auto"/>
        <w:right w:val="none" w:sz="0" w:space="0" w:color="auto"/>
      </w:divBdr>
    </w:div>
    <w:div w:id="76485152">
      <w:bodyDiv w:val="1"/>
      <w:marLeft w:val="0"/>
      <w:marRight w:val="0"/>
      <w:marTop w:val="0"/>
      <w:marBottom w:val="0"/>
      <w:divBdr>
        <w:top w:val="none" w:sz="0" w:space="0" w:color="auto"/>
        <w:left w:val="none" w:sz="0" w:space="0" w:color="auto"/>
        <w:bottom w:val="none" w:sz="0" w:space="0" w:color="auto"/>
        <w:right w:val="none" w:sz="0" w:space="0" w:color="auto"/>
      </w:divBdr>
    </w:div>
    <w:div w:id="102462024">
      <w:bodyDiv w:val="1"/>
      <w:marLeft w:val="0"/>
      <w:marRight w:val="0"/>
      <w:marTop w:val="0"/>
      <w:marBottom w:val="0"/>
      <w:divBdr>
        <w:top w:val="none" w:sz="0" w:space="0" w:color="auto"/>
        <w:left w:val="none" w:sz="0" w:space="0" w:color="auto"/>
        <w:bottom w:val="none" w:sz="0" w:space="0" w:color="auto"/>
        <w:right w:val="none" w:sz="0" w:space="0" w:color="auto"/>
      </w:divBdr>
      <w:divsChild>
        <w:div w:id="1522277408">
          <w:marLeft w:val="-720"/>
          <w:marRight w:val="0"/>
          <w:marTop w:val="0"/>
          <w:marBottom w:val="0"/>
          <w:divBdr>
            <w:top w:val="none" w:sz="0" w:space="0" w:color="auto"/>
            <w:left w:val="none" w:sz="0" w:space="0" w:color="auto"/>
            <w:bottom w:val="none" w:sz="0" w:space="0" w:color="auto"/>
            <w:right w:val="none" w:sz="0" w:space="0" w:color="auto"/>
          </w:divBdr>
        </w:div>
      </w:divsChild>
    </w:div>
    <w:div w:id="104203111">
      <w:bodyDiv w:val="1"/>
      <w:marLeft w:val="0"/>
      <w:marRight w:val="0"/>
      <w:marTop w:val="0"/>
      <w:marBottom w:val="0"/>
      <w:divBdr>
        <w:top w:val="none" w:sz="0" w:space="0" w:color="auto"/>
        <w:left w:val="none" w:sz="0" w:space="0" w:color="auto"/>
        <w:bottom w:val="none" w:sz="0" w:space="0" w:color="auto"/>
        <w:right w:val="none" w:sz="0" w:space="0" w:color="auto"/>
      </w:divBdr>
    </w:div>
    <w:div w:id="112409890">
      <w:bodyDiv w:val="1"/>
      <w:marLeft w:val="0"/>
      <w:marRight w:val="0"/>
      <w:marTop w:val="0"/>
      <w:marBottom w:val="0"/>
      <w:divBdr>
        <w:top w:val="none" w:sz="0" w:space="0" w:color="auto"/>
        <w:left w:val="none" w:sz="0" w:space="0" w:color="auto"/>
        <w:bottom w:val="none" w:sz="0" w:space="0" w:color="auto"/>
        <w:right w:val="none" w:sz="0" w:space="0" w:color="auto"/>
      </w:divBdr>
    </w:div>
    <w:div w:id="130833260">
      <w:bodyDiv w:val="1"/>
      <w:marLeft w:val="0"/>
      <w:marRight w:val="0"/>
      <w:marTop w:val="0"/>
      <w:marBottom w:val="0"/>
      <w:divBdr>
        <w:top w:val="none" w:sz="0" w:space="0" w:color="auto"/>
        <w:left w:val="none" w:sz="0" w:space="0" w:color="auto"/>
        <w:bottom w:val="none" w:sz="0" w:space="0" w:color="auto"/>
        <w:right w:val="none" w:sz="0" w:space="0" w:color="auto"/>
      </w:divBdr>
      <w:divsChild>
        <w:div w:id="820123099">
          <w:marLeft w:val="0"/>
          <w:marRight w:val="720"/>
          <w:marTop w:val="0"/>
          <w:marBottom w:val="0"/>
          <w:divBdr>
            <w:top w:val="none" w:sz="0" w:space="0" w:color="auto"/>
            <w:left w:val="none" w:sz="0" w:space="0" w:color="auto"/>
            <w:bottom w:val="none" w:sz="0" w:space="0" w:color="auto"/>
            <w:right w:val="none" w:sz="0" w:space="0" w:color="auto"/>
          </w:divBdr>
        </w:div>
        <w:div w:id="331028525">
          <w:marLeft w:val="0"/>
          <w:marRight w:val="0"/>
          <w:marTop w:val="0"/>
          <w:marBottom w:val="0"/>
          <w:divBdr>
            <w:top w:val="none" w:sz="0" w:space="0" w:color="auto"/>
            <w:left w:val="none" w:sz="0" w:space="0" w:color="auto"/>
            <w:bottom w:val="none" w:sz="0" w:space="0" w:color="auto"/>
            <w:right w:val="none" w:sz="0" w:space="0" w:color="auto"/>
          </w:divBdr>
        </w:div>
      </w:divsChild>
    </w:div>
    <w:div w:id="231736567">
      <w:bodyDiv w:val="1"/>
      <w:marLeft w:val="0"/>
      <w:marRight w:val="0"/>
      <w:marTop w:val="0"/>
      <w:marBottom w:val="0"/>
      <w:divBdr>
        <w:top w:val="none" w:sz="0" w:space="0" w:color="auto"/>
        <w:left w:val="none" w:sz="0" w:space="0" w:color="auto"/>
        <w:bottom w:val="none" w:sz="0" w:space="0" w:color="auto"/>
        <w:right w:val="none" w:sz="0" w:space="0" w:color="auto"/>
      </w:divBdr>
    </w:div>
    <w:div w:id="241063558">
      <w:bodyDiv w:val="1"/>
      <w:marLeft w:val="0"/>
      <w:marRight w:val="0"/>
      <w:marTop w:val="0"/>
      <w:marBottom w:val="0"/>
      <w:divBdr>
        <w:top w:val="none" w:sz="0" w:space="0" w:color="auto"/>
        <w:left w:val="none" w:sz="0" w:space="0" w:color="auto"/>
        <w:bottom w:val="none" w:sz="0" w:space="0" w:color="auto"/>
        <w:right w:val="none" w:sz="0" w:space="0" w:color="auto"/>
      </w:divBdr>
      <w:divsChild>
        <w:div w:id="2067754524">
          <w:marLeft w:val="0"/>
          <w:marRight w:val="720"/>
          <w:marTop w:val="0"/>
          <w:marBottom w:val="0"/>
          <w:divBdr>
            <w:top w:val="none" w:sz="0" w:space="0" w:color="auto"/>
            <w:left w:val="none" w:sz="0" w:space="0" w:color="auto"/>
            <w:bottom w:val="none" w:sz="0" w:space="0" w:color="auto"/>
            <w:right w:val="none" w:sz="0" w:space="0" w:color="auto"/>
          </w:divBdr>
        </w:div>
        <w:div w:id="1108739947">
          <w:marLeft w:val="0"/>
          <w:marRight w:val="0"/>
          <w:marTop w:val="0"/>
          <w:marBottom w:val="0"/>
          <w:divBdr>
            <w:top w:val="none" w:sz="0" w:space="0" w:color="auto"/>
            <w:left w:val="none" w:sz="0" w:space="0" w:color="auto"/>
            <w:bottom w:val="none" w:sz="0" w:space="0" w:color="auto"/>
            <w:right w:val="none" w:sz="0" w:space="0" w:color="auto"/>
          </w:divBdr>
        </w:div>
      </w:divsChild>
    </w:div>
    <w:div w:id="271326380">
      <w:bodyDiv w:val="1"/>
      <w:marLeft w:val="0"/>
      <w:marRight w:val="0"/>
      <w:marTop w:val="0"/>
      <w:marBottom w:val="0"/>
      <w:divBdr>
        <w:top w:val="none" w:sz="0" w:space="0" w:color="auto"/>
        <w:left w:val="none" w:sz="0" w:space="0" w:color="auto"/>
        <w:bottom w:val="none" w:sz="0" w:space="0" w:color="auto"/>
        <w:right w:val="none" w:sz="0" w:space="0" w:color="auto"/>
      </w:divBdr>
    </w:div>
    <w:div w:id="336158531">
      <w:bodyDiv w:val="1"/>
      <w:marLeft w:val="0"/>
      <w:marRight w:val="0"/>
      <w:marTop w:val="0"/>
      <w:marBottom w:val="0"/>
      <w:divBdr>
        <w:top w:val="none" w:sz="0" w:space="0" w:color="auto"/>
        <w:left w:val="none" w:sz="0" w:space="0" w:color="auto"/>
        <w:bottom w:val="none" w:sz="0" w:space="0" w:color="auto"/>
        <w:right w:val="none" w:sz="0" w:space="0" w:color="auto"/>
      </w:divBdr>
      <w:divsChild>
        <w:div w:id="1670717710">
          <w:marLeft w:val="0"/>
          <w:marRight w:val="720"/>
          <w:marTop w:val="0"/>
          <w:marBottom w:val="0"/>
          <w:divBdr>
            <w:top w:val="none" w:sz="0" w:space="0" w:color="auto"/>
            <w:left w:val="none" w:sz="0" w:space="0" w:color="auto"/>
            <w:bottom w:val="none" w:sz="0" w:space="0" w:color="auto"/>
            <w:right w:val="none" w:sz="0" w:space="0" w:color="auto"/>
          </w:divBdr>
        </w:div>
        <w:div w:id="370032822">
          <w:marLeft w:val="0"/>
          <w:marRight w:val="0"/>
          <w:marTop w:val="0"/>
          <w:marBottom w:val="0"/>
          <w:divBdr>
            <w:top w:val="none" w:sz="0" w:space="0" w:color="auto"/>
            <w:left w:val="none" w:sz="0" w:space="0" w:color="auto"/>
            <w:bottom w:val="none" w:sz="0" w:space="0" w:color="auto"/>
            <w:right w:val="none" w:sz="0" w:space="0" w:color="auto"/>
          </w:divBdr>
        </w:div>
      </w:divsChild>
    </w:div>
    <w:div w:id="496926376">
      <w:bodyDiv w:val="1"/>
      <w:marLeft w:val="0"/>
      <w:marRight w:val="0"/>
      <w:marTop w:val="0"/>
      <w:marBottom w:val="0"/>
      <w:divBdr>
        <w:top w:val="none" w:sz="0" w:space="0" w:color="auto"/>
        <w:left w:val="none" w:sz="0" w:space="0" w:color="auto"/>
        <w:bottom w:val="none" w:sz="0" w:space="0" w:color="auto"/>
        <w:right w:val="none" w:sz="0" w:space="0" w:color="auto"/>
      </w:divBdr>
      <w:divsChild>
        <w:div w:id="238910974">
          <w:marLeft w:val="0"/>
          <w:marRight w:val="0"/>
          <w:marTop w:val="195"/>
          <w:marBottom w:val="0"/>
          <w:divBdr>
            <w:top w:val="none" w:sz="0" w:space="0" w:color="auto"/>
            <w:left w:val="none" w:sz="0" w:space="0" w:color="auto"/>
            <w:bottom w:val="none" w:sz="0" w:space="0" w:color="auto"/>
            <w:right w:val="none" w:sz="0" w:space="0" w:color="auto"/>
          </w:divBdr>
        </w:div>
      </w:divsChild>
    </w:div>
    <w:div w:id="607467063">
      <w:bodyDiv w:val="1"/>
      <w:marLeft w:val="0"/>
      <w:marRight w:val="0"/>
      <w:marTop w:val="0"/>
      <w:marBottom w:val="0"/>
      <w:divBdr>
        <w:top w:val="none" w:sz="0" w:space="0" w:color="auto"/>
        <w:left w:val="none" w:sz="0" w:space="0" w:color="auto"/>
        <w:bottom w:val="none" w:sz="0" w:space="0" w:color="auto"/>
        <w:right w:val="none" w:sz="0" w:space="0" w:color="auto"/>
      </w:divBdr>
    </w:div>
    <w:div w:id="637880578">
      <w:bodyDiv w:val="1"/>
      <w:marLeft w:val="0"/>
      <w:marRight w:val="0"/>
      <w:marTop w:val="0"/>
      <w:marBottom w:val="0"/>
      <w:divBdr>
        <w:top w:val="none" w:sz="0" w:space="0" w:color="auto"/>
        <w:left w:val="none" w:sz="0" w:space="0" w:color="auto"/>
        <w:bottom w:val="none" w:sz="0" w:space="0" w:color="auto"/>
        <w:right w:val="none" w:sz="0" w:space="0" w:color="auto"/>
      </w:divBdr>
    </w:div>
    <w:div w:id="669480996">
      <w:bodyDiv w:val="1"/>
      <w:marLeft w:val="0"/>
      <w:marRight w:val="0"/>
      <w:marTop w:val="0"/>
      <w:marBottom w:val="0"/>
      <w:divBdr>
        <w:top w:val="none" w:sz="0" w:space="0" w:color="auto"/>
        <w:left w:val="none" w:sz="0" w:space="0" w:color="auto"/>
        <w:bottom w:val="none" w:sz="0" w:space="0" w:color="auto"/>
        <w:right w:val="none" w:sz="0" w:space="0" w:color="auto"/>
      </w:divBdr>
    </w:div>
    <w:div w:id="670108884">
      <w:bodyDiv w:val="1"/>
      <w:marLeft w:val="0"/>
      <w:marRight w:val="0"/>
      <w:marTop w:val="0"/>
      <w:marBottom w:val="0"/>
      <w:divBdr>
        <w:top w:val="none" w:sz="0" w:space="0" w:color="auto"/>
        <w:left w:val="none" w:sz="0" w:space="0" w:color="auto"/>
        <w:bottom w:val="none" w:sz="0" w:space="0" w:color="auto"/>
        <w:right w:val="none" w:sz="0" w:space="0" w:color="auto"/>
      </w:divBdr>
      <w:divsChild>
        <w:div w:id="248930484">
          <w:marLeft w:val="0"/>
          <w:marRight w:val="720"/>
          <w:marTop w:val="0"/>
          <w:marBottom w:val="0"/>
          <w:divBdr>
            <w:top w:val="none" w:sz="0" w:space="0" w:color="auto"/>
            <w:left w:val="none" w:sz="0" w:space="0" w:color="auto"/>
            <w:bottom w:val="none" w:sz="0" w:space="0" w:color="auto"/>
            <w:right w:val="none" w:sz="0" w:space="0" w:color="auto"/>
          </w:divBdr>
        </w:div>
        <w:div w:id="1817065624">
          <w:marLeft w:val="0"/>
          <w:marRight w:val="0"/>
          <w:marTop w:val="0"/>
          <w:marBottom w:val="0"/>
          <w:divBdr>
            <w:top w:val="none" w:sz="0" w:space="0" w:color="auto"/>
            <w:left w:val="none" w:sz="0" w:space="0" w:color="auto"/>
            <w:bottom w:val="none" w:sz="0" w:space="0" w:color="auto"/>
            <w:right w:val="none" w:sz="0" w:space="0" w:color="auto"/>
          </w:divBdr>
        </w:div>
      </w:divsChild>
    </w:div>
    <w:div w:id="671372669">
      <w:bodyDiv w:val="1"/>
      <w:marLeft w:val="0"/>
      <w:marRight w:val="0"/>
      <w:marTop w:val="0"/>
      <w:marBottom w:val="0"/>
      <w:divBdr>
        <w:top w:val="none" w:sz="0" w:space="0" w:color="auto"/>
        <w:left w:val="none" w:sz="0" w:space="0" w:color="auto"/>
        <w:bottom w:val="none" w:sz="0" w:space="0" w:color="auto"/>
        <w:right w:val="none" w:sz="0" w:space="0" w:color="auto"/>
      </w:divBdr>
    </w:div>
    <w:div w:id="675307875">
      <w:bodyDiv w:val="1"/>
      <w:marLeft w:val="0"/>
      <w:marRight w:val="0"/>
      <w:marTop w:val="0"/>
      <w:marBottom w:val="0"/>
      <w:divBdr>
        <w:top w:val="none" w:sz="0" w:space="0" w:color="auto"/>
        <w:left w:val="none" w:sz="0" w:space="0" w:color="auto"/>
        <w:bottom w:val="none" w:sz="0" w:space="0" w:color="auto"/>
        <w:right w:val="none" w:sz="0" w:space="0" w:color="auto"/>
      </w:divBdr>
    </w:div>
    <w:div w:id="682786062">
      <w:bodyDiv w:val="1"/>
      <w:marLeft w:val="0"/>
      <w:marRight w:val="0"/>
      <w:marTop w:val="0"/>
      <w:marBottom w:val="0"/>
      <w:divBdr>
        <w:top w:val="none" w:sz="0" w:space="0" w:color="auto"/>
        <w:left w:val="none" w:sz="0" w:space="0" w:color="auto"/>
        <w:bottom w:val="none" w:sz="0" w:space="0" w:color="auto"/>
        <w:right w:val="none" w:sz="0" w:space="0" w:color="auto"/>
      </w:divBdr>
    </w:div>
    <w:div w:id="767045069">
      <w:bodyDiv w:val="1"/>
      <w:marLeft w:val="0"/>
      <w:marRight w:val="0"/>
      <w:marTop w:val="0"/>
      <w:marBottom w:val="0"/>
      <w:divBdr>
        <w:top w:val="none" w:sz="0" w:space="0" w:color="auto"/>
        <w:left w:val="none" w:sz="0" w:space="0" w:color="auto"/>
        <w:bottom w:val="none" w:sz="0" w:space="0" w:color="auto"/>
        <w:right w:val="none" w:sz="0" w:space="0" w:color="auto"/>
      </w:divBdr>
    </w:div>
    <w:div w:id="799298801">
      <w:bodyDiv w:val="1"/>
      <w:marLeft w:val="0"/>
      <w:marRight w:val="0"/>
      <w:marTop w:val="0"/>
      <w:marBottom w:val="0"/>
      <w:divBdr>
        <w:top w:val="none" w:sz="0" w:space="0" w:color="auto"/>
        <w:left w:val="none" w:sz="0" w:space="0" w:color="auto"/>
        <w:bottom w:val="none" w:sz="0" w:space="0" w:color="auto"/>
        <w:right w:val="none" w:sz="0" w:space="0" w:color="auto"/>
      </w:divBdr>
      <w:divsChild>
        <w:div w:id="1357000919">
          <w:marLeft w:val="-720"/>
          <w:marRight w:val="0"/>
          <w:marTop w:val="0"/>
          <w:marBottom w:val="0"/>
          <w:divBdr>
            <w:top w:val="none" w:sz="0" w:space="0" w:color="auto"/>
            <w:left w:val="none" w:sz="0" w:space="0" w:color="auto"/>
            <w:bottom w:val="none" w:sz="0" w:space="0" w:color="auto"/>
            <w:right w:val="none" w:sz="0" w:space="0" w:color="auto"/>
          </w:divBdr>
        </w:div>
      </w:divsChild>
    </w:div>
    <w:div w:id="800810362">
      <w:bodyDiv w:val="1"/>
      <w:marLeft w:val="0"/>
      <w:marRight w:val="0"/>
      <w:marTop w:val="0"/>
      <w:marBottom w:val="0"/>
      <w:divBdr>
        <w:top w:val="none" w:sz="0" w:space="0" w:color="auto"/>
        <w:left w:val="none" w:sz="0" w:space="0" w:color="auto"/>
        <w:bottom w:val="none" w:sz="0" w:space="0" w:color="auto"/>
        <w:right w:val="none" w:sz="0" w:space="0" w:color="auto"/>
      </w:divBdr>
      <w:divsChild>
        <w:div w:id="1121222415">
          <w:marLeft w:val="0"/>
          <w:marRight w:val="720"/>
          <w:marTop w:val="0"/>
          <w:marBottom w:val="0"/>
          <w:divBdr>
            <w:top w:val="none" w:sz="0" w:space="0" w:color="auto"/>
            <w:left w:val="none" w:sz="0" w:space="0" w:color="auto"/>
            <w:bottom w:val="none" w:sz="0" w:space="0" w:color="auto"/>
            <w:right w:val="none" w:sz="0" w:space="0" w:color="auto"/>
          </w:divBdr>
        </w:div>
        <w:div w:id="531311176">
          <w:marLeft w:val="0"/>
          <w:marRight w:val="0"/>
          <w:marTop w:val="0"/>
          <w:marBottom w:val="0"/>
          <w:divBdr>
            <w:top w:val="none" w:sz="0" w:space="0" w:color="auto"/>
            <w:left w:val="none" w:sz="0" w:space="0" w:color="auto"/>
            <w:bottom w:val="none" w:sz="0" w:space="0" w:color="auto"/>
            <w:right w:val="none" w:sz="0" w:space="0" w:color="auto"/>
          </w:divBdr>
        </w:div>
      </w:divsChild>
    </w:div>
    <w:div w:id="810484445">
      <w:bodyDiv w:val="1"/>
      <w:marLeft w:val="0"/>
      <w:marRight w:val="0"/>
      <w:marTop w:val="0"/>
      <w:marBottom w:val="0"/>
      <w:divBdr>
        <w:top w:val="none" w:sz="0" w:space="0" w:color="auto"/>
        <w:left w:val="none" w:sz="0" w:space="0" w:color="auto"/>
        <w:bottom w:val="none" w:sz="0" w:space="0" w:color="auto"/>
        <w:right w:val="none" w:sz="0" w:space="0" w:color="auto"/>
      </w:divBdr>
    </w:div>
    <w:div w:id="818502924">
      <w:bodyDiv w:val="1"/>
      <w:marLeft w:val="0"/>
      <w:marRight w:val="0"/>
      <w:marTop w:val="0"/>
      <w:marBottom w:val="0"/>
      <w:divBdr>
        <w:top w:val="none" w:sz="0" w:space="0" w:color="auto"/>
        <w:left w:val="none" w:sz="0" w:space="0" w:color="auto"/>
        <w:bottom w:val="none" w:sz="0" w:space="0" w:color="auto"/>
        <w:right w:val="none" w:sz="0" w:space="0" w:color="auto"/>
      </w:divBdr>
    </w:div>
    <w:div w:id="849567708">
      <w:bodyDiv w:val="1"/>
      <w:marLeft w:val="0"/>
      <w:marRight w:val="0"/>
      <w:marTop w:val="0"/>
      <w:marBottom w:val="0"/>
      <w:divBdr>
        <w:top w:val="none" w:sz="0" w:space="0" w:color="auto"/>
        <w:left w:val="none" w:sz="0" w:space="0" w:color="auto"/>
        <w:bottom w:val="none" w:sz="0" w:space="0" w:color="auto"/>
        <w:right w:val="none" w:sz="0" w:space="0" w:color="auto"/>
      </w:divBdr>
    </w:div>
    <w:div w:id="882523261">
      <w:bodyDiv w:val="1"/>
      <w:marLeft w:val="0"/>
      <w:marRight w:val="0"/>
      <w:marTop w:val="0"/>
      <w:marBottom w:val="0"/>
      <w:divBdr>
        <w:top w:val="none" w:sz="0" w:space="0" w:color="auto"/>
        <w:left w:val="none" w:sz="0" w:space="0" w:color="auto"/>
        <w:bottom w:val="none" w:sz="0" w:space="0" w:color="auto"/>
        <w:right w:val="none" w:sz="0" w:space="0" w:color="auto"/>
      </w:divBdr>
      <w:divsChild>
        <w:div w:id="1790972430">
          <w:marLeft w:val="0"/>
          <w:marRight w:val="720"/>
          <w:marTop w:val="0"/>
          <w:marBottom w:val="0"/>
          <w:divBdr>
            <w:top w:val="none" w:sz="0" w:space="0" w:color="auto"/>
            <w:left w:val="none" w:sz="0" w:space="0" w:color="auto"/>
            <w:bottom w:val="none" w:sz="0" w:space="0" w:color="auto"/>
            <w:right w:val="none" w:sz="0" w:space="0" w:color="auto"/>
          </w:divBdr>
        </w:div>
        <w:div w:id="994260487">
          <w:marLeft w:val="0"/>
          <w:marRight w:val="0"/>
          <w:marTop w:val="0"/>
          <w:marBottom w:val="0"/>
          <w:divBdr>
            <w:top w:val="none" w:sz="0" w:space="0" w:color="auto"/>
            <w:left w:val="none" w:sz="0" w:space="0" w:color="auto"/>
            <w:bottom w:val="none" w:sz="0" w:space="0" w:color="auto"/>
            <w:right w:val="none" w:sz="0" w:space="0" w:color="auto"/>
          </w:divBdr>
        </w:div>
      </w:divsChild>
    </w:div>
    <w:div w:id="889192695">
      <w:bodyDiv w:val="1"/>
      <w:marLeft w:val="0"/>
      <w:marRight w:val="0"/>
      <w:marTop w:val="0"/>
      <w:marBottom w:val="0"/>
      <w:divBdr>
        <w:top w:val="none" w:sz="0" w:space="0" w:color="auto"/>
        <w:left w:val="none" w:sz="0" w:space="0" w:color="auto"/>
        <w:bottom w:val="none" w:sz="0" w:space="0" w:color="auto"/>
        <w:right w:val="none" w:sz="0" w:space="0" w:color="auto"/>
      </w:divBdr>
      <w:divsChild>
        <w:div w:id="1104112439">
          <w:marLeft w:val="-720"/>
          <w:marRight w:val="0"/>
          <w:marTop w:val="0"/>
          <w:marBottom w:val="0"/>
          <w:divBdr>
            <w:top w:val="none" w:sz="0" w:space="0" w:color="auto"/>
            <w:left w:val="none" w:sz="0" w:space="0" w:color="auto"/>
            <w:bottom w:val="none" w:sz="0" w:space="0" w:color="auto"/>
            <w:right w:val="none" w:sz="0" w:space="0" w:color="auto"/>
          </w:divBdr>
        </w:div>
      </w:divsChild>
    </w:div>
    <w:div w:id="895822617">
      <w:bodyDiv w:val="1"/>
      <w:marLeft w:val="0"/>
      <w:marRight w:val="0"/>
      <w:marTop w:val="0"/>
      <w:marBottom w:val="0"/>
      <w:divBdr>
        <w:top w:val="none" w:sz="0" w:space="0" w:color="auto"/>
        <w:left w:val="none" w:sz="0" w:space="0" w:color="auto"/>
        <w:bottom w:val="none" w:sz="0" w:space="0" w:color="auto"/>
        <w:right w:val="none" w:sz="0" w:space="0" w:color="auto"/>
      </w:divBdr>
    </w:div>
    <w:div w:id="925067594">
      <w:bodyDiv w:val="1"/>
      <w:marLeft w:val="0"/>
      <w:marRight w:val="0"/>
      <w:marTop w:val="0"/>
      <w:marBottom w:val="0"/>
      <w:divBdr>
        <w:top w:val="none" w:sz="0" w:space="0" w:color="auto"/>
        <w:left w:val="none" w:sz="0" w:space="0" w:color="auto"/>
        <w:bottom w:val="none" w:sz="0" w:space="0" w:color="auto"/>
        <w:right w:val="none" w:sz="0" w:space="0" w:color="auto"/>
      </w:divBdr>
    </w:div>
    <w:div w:id="928463065">
      <w:bodyDiv w:val="1"/>
      <w:marLeft w:val="0"/>
      <w:marRight w:val="0"/>
      <w:marTop w:val="0"/>
      <w:marBottom w:val="0"/>
      <w:divBdr>
        <w:top w:val="none" w:sz="0" w:space="0" w:color="auto"/>
        <w:left w:val="none" w:sz="0" w:space="0" w:color="auto"/>
        <w:bottom w:val="none" w:sz="0" w:space="0" w:color="auto"/>
        <w:right w:val="none" w:sz="0" w:space="0" w:color="auto"/>
      </w:divBdr>
      <w:divsChild>
        <w:div w:id="187564947">
          <w:marLeft w:val="0"/>
          <w:marRight w:val="0"/>
          <w:marTop w:val="0"/>
          <w:marBottom w:val="0"/>
          <w:divBdr>
            <w:top w:val="none" w:sz="0" w:space="0" w:color="auto"/>
            <w:left w:val="none" w:sz="0" w:space="0" w:color="auto"/>
            <w:bottom w:val="none" w:sz="0" w:space="0" w:color="auto"/>
            <w:right w:val="none" w:sz="0" w:space="0" w:color="auto"/>
          </w:divBdr>
          <w:divsChild>
            <w:div w:id="172182493">
              <w:marLeft w:val="0"/>
              <w:marRight w:val="0"/>
              <w:marTop w:val="0"/>
              <w:marBottom w:val="0"/>
              <w:divBdr>
                <w:top w:val="none" w:sz="0" w:space="0" w:color="auto"/>
                <w:left w:val="none" w:sz="0" w:space="0" w:color="auto"/>
                <w:bottom w:val="none" w:sz="0" w:space="0" w:color="auto"/>
                <w:right w:val="none" w:sz="0" w:space="0" w:color="auto"/>
              </w:divBdr>
              <w:divsChild>
                <w:div w:id="1916357994">
                  <w:marLeft w:val="0"/>
                  <w:marRight w:val="0"/>
                  <w:marTop w:val="0"/>
                  <w:marBottom w:val="0"/>
                  <w:divBdr>
                    <w:top w:val="none" w:sz="0" w:space="0" w:color="auto"/>
                    <w:left w:val="none" w:sz="0" w:space="0" w:color="auto"/>
                    <w:bottom w:val="none" w:sz="0" w:space="0" w:color="auto"/>
                    <w:right w:val="none" w:sz="0" w:space="0" w:color="auto"/>
                  </w:divBdr>
                  <w:divsChild>
                    <w:div w:id="357660433">
                      <w:marLeft w:val="0"/>
                      <w:marRight w:val="0"/>
                      <w:marTop w:val="0"/>
                      <w:marBottom w:val="0"/>
                      <w:divBdr>
                        <w:top w:val="none" w:sz="0" w:space="0" w:color="auto"/>
                        <w:left w:val="none" w:sz="0" w:space="0" w:color="auto"/>
                        <w:bottom w:val="none" w:sz="0" w:space="0" w:color="auto"/>
                        <w:right w:val="none" w:sz="0" w:space="0" w:color="auto"/>
                      </w:divBdr>
                      <w:divsChild>
                        <w:div w:id="1615474802">
                          <w:marLeft w:val="0"/>
                          <w:marRight w:val="0"/>
                          <w:marTop w:val="0"/>
                          <w:marBottom w:val="0"/>
                          <w:divBdr>
                            <w:top w:val="none" w:sz="0" w:space="0" w:color="auto"/>
                            <w:left w:val="none" w:sz="0" w:space="0" w:color="auto"/>
                            <w:bottom w:val="none" w:sz="0" w:space="0" w:color="auto"/>
                            <w:right w:val="none" w:sz="0" w:space="0" w:color="auto"/>
                          </w:divBdr>
                          <w:divsChild>
                            <w:div w:id="138205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7249715">
      <w:bodyDiv w:val="1"/>
      <w:marLeft w:val="0"/>
      <w:marRight w:val="0"/>
      <w:marTop w:val="0"/>
      <w:marBottom w:val="0"/>
      <w:divBdr>
        <w:top w:val="none" w:sz="0" w:space="0" w:color="auto"/>
        <w:left w:val="none" w:sz="0" w:space="0" w:color="auto"/>
        <w:bottom w:val="none" w:sz="0" w:space="0" w:color="auto"/>
        <w:right w:val="none" w:sz="0" w:space="0" w:color="auto"/>
      </w:divBdr>
    </w:div>
    <w:div w:id="960913403">
      <w:bodyDiv w:val="1"/>
      <w:marLeft w:val="0"/>
      <w:marRight w:val="0"/>
      <w:marTop w:val="0"/>
      <w:marBottom w:val="0"/>
      <w:divBdr>
        <w:top w:val="none" w:sz="0" w:space="0" w:color="auto"/>
        <w:left w:val="none" w:sz="0" w:space="0" w:color="auto"/>
        <w:bottom w:val="none" w:sz="0" w:space="0" w:color="auto"/>
        <w:right w:val="none" w:sz="0" w:space="0" w:color="auto"/>
      </w:divBdr>
      <w:divsChild>
        <w:div w:id="40718156">
          <w:marLeft w:val="0"/>
          <w:marRight w:val="0"/>
          <w:marTop w:val="195"/>
          <w:marBottom w:val="0"/>
          <w:divBdr>
            <w:top w:val="none" w:sz="0" w:space="0" w:color="auto"/>
            <w:left w:val="none" w:sz="0" w:space="0" w:color="auto"/>
            <w:bottom w:val="none" w:sz="0" w:space="0" w:color="auto"/>
            <w:right w:val="none" w:sz="0" w:space="0" w:color="auto"/>
          </w:divBdr>
        </w:div>
      </w:divsChild>
    </w:div>
    <w:div w:id="1023284705">
      <w:bodyDiv w:val="1"/>
      <w:marLeft w:val="0"/>
      <w:marRight w:val="0"/>
      <w:marTop w:val="0"/>
      <w:marBottom w:val="0"/>
      <w:divBdr>
        <w:top w:val="none" w:sz="0" w:space="0" w:color="auto"/>
        <w:left w:val="none" w:sz="0" w:space="0" w:color="auto"/>
        <w:bottom w:val="none" w:sz="0" w:space="0" w:color="auto"/>
        <w:right w:val="none" w:sz="0" w:space="0" w:color="auto"/>
      </w:divBdr>
    </w:div>
    <w:div w:id="1067610100">
      <w:bodyDiv w:val="1"/>
      <w:marLeft w:val="0"/>
      <w:marRight w:val="0"/>
      <w:marTop w:val="0"/>
      <w:marBottom w:val="0"/>
      <w:divBdr>
        <w:top w:val="none" w:sz="0" w:space="0" w:color="auto"/>
        <w:left w:val="none" w:sz="0" w:space="0" w:color="auto"/>
        <w:bottom w:val="none" w:sz="0" w:space="0" w:color="auto"/>
        <w:right w:val="none" w:sz="0" w:space="0" w:color="auto"/>
      </w:divBdr>
    </w:div>
    <w:div w:id="1300649427">
      <w:bodyDiv w:val="1"/>
      <w:marLeft w:val="0"/>
      <w:marRight w:val="0"/>
      <w:marTop w:val="0"/>
      <w:marBottom w:val="0"/>
      <w:divBdr>
        <w:top w:val="none" w:sz="0" w:space="0" w:color="auto"/>
        <w:left w:val="none" w:sz="0" w:space="0" w:color="auto"/>
        <w:bottom w:val="none" w:sz="0" w:space="0" w:color="auto"/>
        <w:right w:val="none" w:sz="0" w:space="0" w:color="auto"/>
      </w:divBdr>
    </w:div>
    <w:div w:id="1311133768">
      <w:bodyDiv w:val="1"/>
      <w:marLeft w:val="0"/>
      <w:marRight w:val="0"/>
      <w:marTop w:val="0"/>
      <w:marBottom w:val="0"/>
      <w:divBdr>
        <w:top w:val="none" w:sz="0" w:space="0" w:color="auto"/>
        <w:left w:val="none" w:sz="0" w:space="0" w:color="auto"/>
        <w:bottom w:val="none" w:sz="0" w:space="0" w:color="auto"/>
        <w:right w:val="none" w:sz="0" w:space="0" w:color="auto"/>
      </w:divBdr>
    </w:div>
    <w:div w:id="1401563908">
      <w:bodyDiv w:val="1"/>
      <w:marLeft w:val="0"/>
      <w:marRight w:val="0"/>
      <w:marTop w:val="0"/>
      <w:marBottom w:val="0"/>
      <w:divBdr>
        <w:top w:val="none" w:sz="0" w:space="0" w:color="auto"/>
        <w:left w:val="none" w:sz="0" w:space="0" w:color="auto"/>
        <w:bottom w:val="none" w:sz="0" w:space="0" w:color="auto"/>
        <w:right w:val="none" w:sz="0" w:space="0" w:color="auto"/>
      </w:divBdr>
    </w:div>
    <w:div w:id="1409114186">
      <w:bodyDiv w:val="1"/>
      <w:marLeft w:val="0"/>
      <w:marRight w:val="0"/>
      <w:marTop w:val="0"/>
      <w:marBottom w:val="0"/>
      <w:divBdr>
        <w:top w:val="none" w:sz="0" w:space="0" w:color="auto"/>
        <w:left w:val="none" w:sz="0" w:space="0" w:color="auto"/>
        <w:bottom w:val="none" w:sz="0" w:space="0" w:color="auto"/>
        <w:right w:val="none" w:sz="0" w:space="0" w:color="auto"/>
      </w:divBdr>
    </w:div>
    <w:div w:id="1423376959">
      <w:bodyDiv w:val="1"/>
      <w:marLeft w:val="0"/>
      <w:marRight w:val="0"/>
      <w:marTop w:val="0"/>
      <w:marBottom w:val="0"/>
      <w:divBdr>
        <w:top w:val="none" w:sz="0" w:space="0" w:color="auto"/>
        <w:left w:val="none" w:sz="0" w:space="0" w:color="auto"/>
        <w:bottom w:val="none" w:sz="0" w:space="0" w:color="auto"/>
        <w:right w:val="none" w:sz="0" w:space="0" w:color="auto"/>
      </w:divBdr>
    </w:div>
    <w:div w:id="1477601861">
      <w:bodyDiv w:val="1"/>
      <w:marLeft w:val="0"/>
      <w:marRight w:val="0"/>
      <w:marTop w:val="0"/>
      <w:marBottom w:val="0"/>
      <w:divBdr>
        <w:top w:val="none" w:sz="0" w:space="0" w:color="auto"/>
        <w:left w:val="none" w:sz="0" w:space="0" w:color="auto"/>
        <w:bottom w:val="none" w:sz="0" w:space="0" w:color="auto"/>
        <w:right w:val="none" w:sz="0" w:space="0" w:color="auto"/>
      </w:divBdr>
    </w:div>
    <w:div w:id="1541674359">
      <w:bodyDiv w:val="1"/>
      <w:marLeft w:val="0"/>
      <w:marRight w:val="0"/>
      <w:marTop w:val="0"/>
      <w:marBottom w:val="0"/>
      <w:divBdr>
        <w:top w:val="none" w:sz="0" w:space="0" w:color="auto"/>
        <w:left w:val="none" w:sz="0" w:space="0" w:color="auto"/>
        <w:bottom w:val="none" w:sz="0" w:space="0" w:color="auto"/>
        <w:right w:val="none" w:sz="0" w:space="0" w:color="auto"/>
      </w:divBdr>
    </w:div>
    <w:div w:id="1621380280">
      <w:bodyDiv w:val="1"/>
      <w:marLeft w:val="0"/>
      <w:marRight w:val="0"/>
      <w:marTop w:val="0"/>
      <w:marBottom w:val="0"/>
      <w:divBdr>
        <w:top w:val="none" w:sz="0" w:space="0" w:color="auto"/>
        <w:left w:val="none" w:sz="0" w:space="0" w:color="auto"/>
        <w:bottom w:val="none" w:sz="0" w:space="0" w:color="auto"/>
        <w:right w:val="none" w:sz="0" w:space="0" w:color="auto"/>
      </w:divBdr>
    </w:div>
    <w:div w:id="1633487032">
      <w:bodyDiv w:val="1"/>
      <w:marLeft w:val="0"/>
      <w:marRight w:val="0"/>
      <w:marTop w:val="0"/>
      <w:marBottom w:val="0"/>
      <w:divBdr>
        <w:top w:val="none" w:sz="0" w:space="0" w:color="auto"/>
        <w:left w:val="none" w:sz="0" w:space="0" w:color="auto"/>
        <w:bottom w:val="none" w:sz="0" w:space="0" w:color="auto"/>
        <w:right w:val="none" w:sz="0" w:space="0" w:color="auto"/>
      </w:divBdr>
      <w:divsChild>
        <w:div w:id="1470786360">
          <w:marLeft w:val="-720"/>
          <w:marRight w:val="0"/>
          <w:marTop w:val="0"/>
          <w:marBottom w:val="0"/>
          <w:divBdr>
            <w:top w:val="none" w:sz="0" w:space="0" w:color="auto"/>
            <w:left w:val="none" w:sz="0" w:space="0" w:color="auto"/>
            <w:bottom w:val="none" w:sz="0" w:space="0" w:color="auto"/>
            <w:right w:val="none" w:sz="0" w:space="0" w:color="auto"/>
          </w:divBdr>
        </w:div>
      </w:divsChild>
    </w:div>
    <w:div w:id="1666005465">
      <w:bodyDiv w:val="1"/>
      <w:marLeft w:val="0"/>
      <w:marRight w:val="0"/>
      <w:marTop w:val="0"/>
      <w:marBottom w:val="0"/>
      <w:divBdr>
        <w:top w:val="none" w:sz="0" w:space="0" w:color="auto"/>
        <w:left w:val="none" w:sz="0" w:space="0" w:color="auto"/>
        <w:bottom w:val="none" w:sz="0" w:space="0" w:color="auto"/>
        <w:right w:val="none" w:sz="0" w:space="0" w:color="auto"/>
      </w:divBdr>
    </w:div>
    <w:div w:id="1764375004">
      <w:bodyDiv w:val="1"/>
      <w:marLeft w:val="0"/>
      <w:marRight w:val="0"/>
      <w:marTop w:val="0"/>
      <w:marBottom w:val="0"/>
      <w:divBdr>
        <w:top w:val="none" w:sz="0" w:space="0" w:color="auto"/>
        <w:left w:val="none" w:sz="0" w:space="0" w:color="auto"/>
        <w:bottom w:val="none" w:sz="0" w:space="0" w:color="auto"/>
        <w:right w:val="none" w:sz="0" w:space="0" w:color="auto"/>
      </w:divBdr>
    </w:div>
    <w:div w:id="1886789158">
      <w:bodyDiv w:val="1"/>
      <w:marLeft w:val="0"/>
      <w:marRight w:val="0"/>
      <w:marTop w:val="0"/>
      <w:marBottom w:val="0"/>
      <w:divBdr>
        <w:top w:val="none" w:sz="0" w:space="0" w:color="auto"/>
        <w:left w:val="none" w:sz="0" w:space="0" w:color="auto"/>
        <w:bottom w:val="none" w:sz="0" w:space="0" w:color="auto"/>
        <w:right w:val="none" w:sz="0" w:space="0" w:color="auto"/>
      </w:divBdr>
      <w:divsChild>
        <w:div w:id="1516336186">
          <w:marLeft w:val="-720"/>
          <w:marRight w:val="0"/>
          <w:marTop w:val="0"/>
          <w:marBottom w:val="0"/>
          <w:divBdr>
            <w:top w:val="none" w:sz="0" w:space="0" w:color="auto"/>
            <w:left w:val="none" w:sz="0" w:space="0" w:color="auto"/>
            <w:bottom w:val="none" w:sz="0" w:space="0" w:color="auto"/>
            <w:right w:val="none" w:sz="0" w:space="0" w:color="auto"/>
          </w:divBdr>
        </w:div>
      </w:divsChild>
    </w:div>
    <w:div w:id="2080712501">
      <w:bodyDiv w:val="1"/>
      <w:marLeft w:val="0"/>
      <w:marRight w:val="0"/>
      <w:marTop w:val="0"/>
      <w:marBottom w:val="0"/>
      <w:divBdr>
        <w:top w:val="none" w:sz="0" w:space="0" w:color="auto"/>
        <w:left w:val="none" w:sz="0" w:space="0" w:color="auto"/>
        <w:bottom w:val="none" w:sz="0" w:space="0" w:color="auto"/>
        <w:right w:val="none" w:sz="0" w:space="0" w:color="auto"/>
      </w:divBdr>
    </w:div>
    <w:div w:id="2098363204">
      <w:bodyDiv w:val="1"/>
      <w:marLeft w:val="0"/>
      <w:marRight w:val="0"/>
      <w:marTop w:val="0"/>
      <w:marBottom w:val="0"/>
      <w:divBdr>
        <w:top w:val="none" w:sz="0" w:space="0" w:color="auto"/>
        <w:left w:val="none" w:sz="0" w:space="0" w:color="auto"/>
        <w:bottom w:val="none" w:sz="0" w:space="0" w:color="auto"/>
        <w:right w:val="none" w:sz="0" w:space="0" w:color="auto"/>
      </w:divBdr>
    </w:div>
    <w:div w:id="2109496095">
      <w:bodyDiv w:val="1"/>
      <w:marLeft w:val="0"/>
      <w:marRight w:val="0"/>
      <w:marTop w:val="0"/>
      <w:marBottom w:val="0"/>
      <w:divBdr>
        <w:top w:val="none" w:sz="0" w:space="0" w:color="auto"/>
        <w:left w:val="none" w:sz="0" w:space="0" w:color="auto"/>
        <w:bottom w:val="none" w:sz="0" w:space="0" w:color="auto"/>
        <w:right w:val="none" w:sz="0" w:space="0" w:color="auto"/>
      </w:divBdr>
      <w:divsChild>
        <w:div w:id="1840341670">
          <w:marLeft w:val="0"/>
          <w:marRight w:val="0"/>
          <w:marTop w:val="0"/>
          <w:marBottom w:val="0"/>
          <w:divBdr>
            <w:top w:val="none" w:sz="0" w:space="0" w:color="auto"/>
            <w:left w:val="none" w:sz="0" w:space="0" w:color="auto"/>
            <w:bottom w:val="none" w:sz="0" w:space="0" w:color="auto"/>
            <w:right w:val="none" w:sz="0" w:space="0" w:color="auto"/>
          </w:divBdr>
          <w:divsChild>
            <w:div w:id="1778285414">
              <w:marLeft w:val="0"/>
              <w:marRight w:val="0"/>
              <w:marTop w:val="0"/>
              <w:marBottom w:val="0"/>
              <w:divBdr>
                <w:top w:val="none" w:sz="0" w:space="0" w:color="auto"/>
                <w:left w:val="none" w:sz="0" w:space="0" w:color="auto"/>
                <w:bottom w:val="none" w:sz="0" w:space="0" w:color="auto"/>
                <w:right w:val="none" w:sz="0" w:space="0" w:color="auto"/>
              </w:divBdr>
              <w:divsChild>
                <w:div w:id="586958996">
                  <w:marLeft w:val="0"/>
                  <w:marRight w:val="0"/>
                  <w:marTop w:val="0"/>
                  <w:marBottom w:val="0"/>
                  <w:divBdr>
                    <w:top w:val="none" w:sz="0" w:space="0" w:color="auto"/>
                    <w:left w:val="none" w:sz="0" w:space="0" w:color="auto"/>
                    <w:bottom w:val="none" w:sz="0" w:space="0" w:color="auto"/>
                    <w:right w:val="none" w:sz="0" w:space="0" w:color="auto"/>
                  </w:divBdr>
                </w:div>
              </w:divsChild>
            </w:div>
            <w:div w:id="876352202">
              <w:marLeft w:val="0"/>
              <w:marRight w:val="0"/>
              <w:marTop w:val="0"/>
              <w:marBottom w:val="0"/>
              <w:divBdr>
                <w:top w:val="none" w:sz="0" w:space="0" w:color="auto"/>
                <w:left w:val="none" w:sz="0" w:space="0" w:color="auto"/>
                <w:bottom w:val="none" w:sz="0" w:space="0" w:color="auto"/>
                <w:right w:val="none" w:sz="0" w:space="0" w:color="auto"/>
              </w:divBdr>
            </w:div>
          </w:divsChild>
        </w:div>
        <w:div w:id="925505585">
          <w:marLeft w:val="0"/>
          <w:marRight w:val="0"/>
          <w:marTop w:val="0"/>
          <w:marBottom w:val="0"/>
          <w:divBdr>
            <w:top w:val="none" w:sz="0" w:space="0" w:color="auto"/>
            <w:left w:val="none" w:sz="0" w:space="0" w:color="auto"/>
            <w:bottom w:val="none" w:sz="0" w:space="0" w:color="auto"/>
            <w:right w:val="none" w:sz="0" w:space="0" w:color="auto"/>
          </w:divBdr>
          <w:divsChild>
            <w:div w:id="251858981">
              <w:marLeft w:val="0"/>
              <w:marRight w:val="0"/>
              <w:marTop w:val="0"/>
              <w:marBottom w:val="0"/>
              <w:divBdr>
                <w:top w:val="none" w:sz="0" w:space="0" w:color="auto"/>
                <w:left w:val="none" w:sz="0" w:space="0" w:color="auto"/>
                <w:bottom w:val="none" w:sz="0" w:space="0" w:color="auto"/>
                <w:right w:val="none" w:sz="0" w:space="0" w:color="auto"/>
              </w:divBdr>
              <w:divsChild>
                <w:div w:id="644507515">
                  <w:marLeft w:val="0"/>
                  <w:marRight w:val="0"/>
                  <w:marTop w:val="0"/>
                  <w:marBottom w:val="0"/>
                  <w:divBdr>
                    <w:top w:val="none" w:sz="0" w:space="0" w:color="auto"/>
                    <w:left w:val="none" w:sz="0" w:space="0" w:color="auto"/>
                    <w:bottom w:val="none" w:sz="0" w:space="0" w:color="auto"/>
                    <w:right w:val="none" w:sz="0" w:space="0" w:color="auto"/>
                  </w:divBdr>
                </w:div>
              </w:divsChild>
            </w:div>
            <w:div w:id="1773822794">
              <w:marLeft w:val="0"/>
              <w:marRight w:val="0"/>
              <w:marTop w:val="0"/>
              <w:marBottom w:val="0"/>
              <w:divBdr>
                <w:top w:val="none" w:sz="0" w:space="0" w:color="auto"/>
                <w:left w:val="none" w:sz="0" w:space="0" w:color="auto"/>
                <w:bottom w:val="none" w:sz="0" w:space="0" w:color="auto"/>
                <w:right w:val="none" w:sz="0" w:space="0" w:color="auto"/>
              </w:divBdr>
            </w:div>
          </w:divsChild>
        </w:div>
        <w:div w:id="445930008">
          <w:marLeft w:val="0"/>
          <w:marRight w:val="0"/>
          <w:marTop w:val="0"/>
          <w:marBottom w:val="0"/>
          <w:divBdr>
            <w:top w:val="none" w:sz="0" w:space="0" w:color="auto"/>
            <w:left w:val="none" w:sz="0" w:space="0" w:color="auto"/>
            <w:bottom w:val="none" w:sz="0" w:space="0" w:color="auto"/>
            <w:right w:val="none" w:sz="0" w:space="0" w:color="auto"/>
          </w:divBdr>
          <w:divsChild>
            <w:div w:id="1295521406">
              <w:marLeft w:val="0"/>
              <w:marRight w:val="0"/>
              <w:marTop w:val="0"/>
              <w:marBottom w:val="0"/>
              <w:divBdr>
                <w:top w:val="none" w:sz="0" w:space="0" w:color="auto"/>
                <w:left w:val="none" w:sz="0" w:space="0" w:color="auto"/>
                <w:bottom w:val="none" w:sz="0" w:space="0" w:color="auto"/>
                <w:right w:val="none" w:sz="0" w:space="0" w:color="auto"/>
              </w:divBdr>
              <w:divsChild>
                <w:div w:id="295985387">
                  <w:marLeft w:val="0"/>
                  <w:marRight w:val="0"/>
                  <w:marTop w:val="0"/>
                  <w:marBottom w:val="0"/>
                  <w:divBdr>
                    <w:top w:val="none" w:sz="0" w:space="0" w:color="auto"/>
                    <w:left w:val="none" w:sz="0" w:space="0" w:color="auto"/>
                    <w:bottom w:val="none" w:sz="0" w:space="0" w:color="auto"/>
                    <w:right w:val="none" w:sz="0" w:space="0" w:color="auto"/>
                  </w:divBdr>
                </w:div>
              </w:divsChild>
            </w:div>
            <w:div w:id="16943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92060">
      <w:bodyDiv w:val="1"/>
      <w:marLeft w:val="0"/>
      <w:marRight w:val="0"/>
      <w:marTop w:val="0"/>
      <w:marBottom w:val="0"/>
      <w:divBdr>
        <w:top w:val="none" w:sz="0" w:space="0" w:color="auto"/>
        <w:left w:val="none" w:sz="0" w:space="0" w:color="auto"/>
        <w:bottom w:val="none" w:sz="0" w:space="0" w:color="auto"/>
        <w:right w:val="none" w:sz="0" w:space="0" w:color="auto"/>
      </w:divBdr>
    </w:div>
    <w:div w:id="2121602006">
      <w:bodyDiv w:val="1"/>
      <w:marLeft w:val="0"/>
      <w:marRight w:val="0"/>
      <w:marTop w:val="0"/>
      <w:marBottom w:val="0"/>
      <w:divBdr>
        <w:top w:val="none" w:sz="0" w:space="0" w:color="auto"/>
        <w:left w:val="none" w:sz="0" w:space="0" w:color="auto"/>
        <w:bottom w:val="none" w:sz="0" w:space="0" w:color="auto"/>
        <w:right w:val="none" w:sz="0" w:space="0" w:color="auto"/>
      </w:divBdr>
    </w:div>
    <w:div w:id="2128573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192.168.1.176/"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docs.ansible.co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hyperlink" Target="https://youtube.com/playlist?list=PLOocymQm7YWbfFxETimO1VmgtVGRnEGyE&amp;si=bQn3S0260ZSoU9a8%20"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hyperlink" Target="https://www.eve-ng.net/index.php/documentation/howtos/howto-add-cisco-iol-ios-on-linux/"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huannv2973/netmiko-configuration" TargetMode="External"/><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hyperlink" Target="https://pynet.twb-tech.com/blog/netmiko-python-library.html"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eve-ng.net/index.php/download/" TargetMode="Externa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github.com/huannv2973/netmiko-configuration.git" TargetMode="External"/><Relationship Id="rId59" Type="http://schemas.openxmlformats.org/officeDocument/2006/relationships/hyperlink" Target="https://drive.google.com/file/d/1EKNxgSNIDIhRcroLzb7rAuVejy7blNkq/view?usp=sharing" TargetMode="External"/><Relationship Id="rId20" Type="http://schemas.openxmlformats.org/officeDocument/2006/relationships/hyperlink" Target="https://drive.google.com/drive/folders/1m77D6YYN2FJdJO2w2f9kBA94n-K4044j?usp=sharing" TargetMode="External"/><Relationship Id="rId41" Type="http://schemas.openxmlformats.org/officeDocument/2006/relationships/image" Target="media/image28.png"/><Relationship Id="rId54" Type="http://schemas.openxmlformats.org/officeDocument/2006/relationships/hyperlink" Target="https://www.eve-ng.net/index.php/documentation/"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eve-ng.net/index.php/documentation/howtos/howto-create-own-linux-host-image/%20"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hyperlink" Target="https://www.youtube.com/watch?v=H8yg7XnNfas%20"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42AB17-ACD0-494A-ACF9-FE6FB5A03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1</Pages>
  <Words>5674</Words>
  <Characters>32348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Nguyễn Văn Huấn</cp:lastModifiedBy>
  <cp:revision>32</cp:revision>
  <cp:lastPrinted>2024-07-14T13:29:00Z</cp:lastPrinted>
  <dcterms:created xsi:type="dcterms:W3CDTF">2024-06-24T09:02:00Z</dcterms:created>
  <dcterms:modified xsi:type="dcterms:W3CDTF">2024-07-14T13:30:00Z</dcterms:modified>
</cp:coreProperties>
</file>